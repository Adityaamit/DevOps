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rPr>
          <w:b w:val="1"/>
          <w:sz w:val="24"/>
          <w:szCs w:val="24"/>
          <w:rFonts w:ascii="Arial" w:hAnsi="Arial" w:cs="Arial"/>
        </w:rPr>
      </w:pPr>
      <w:r>
        <w:rPr>
          <w:sz w:val="20"/>
        </w:rPr>
        <w:pict>
          <v:shapetype id="_x0000_t202" coordsize="21600,21600" o:spt="202" o:preferrelative="t" o:allowoverlap="1" path="m,l,21600r21600,l21600,xe">
            <v:stroke joinstyle="miter"/>
          </v:shapetype>
          <v:shape id="_x0000_s11" type="#_x0000_t202" style="position:absolute;left:0;margin-left:221pt;mso-position-horizontal:absolute;mso-position-horizontal-relative:text;margin-top:541pt;mso-position-vertical:absolute;mso-position-vertical-relative:text;width:354.7pt;height:31.4pt;z-index:251624979" stroked="f" filled="f">
            <v:textbox style="mso-fit-shape-to-text:t;" inset="7pt,4pt,7pt,4pt">
              <w:txbxContent>
                <w:p>
                  <w:pPr>
                    <w:spacing w:lineRule="auto" w:line="275"/>
                    <w:rPr/>
                  </w:pPr>
                </w:p>
              </w:txbxContent>
            </v:textbox>
          </v:shape>
        </w:pict>
      </w:r>
      <w:ins w:id="0" w:author="23186" w:date="2024-06-19T10:23:00Z">
        <w:r>
          <w:rPr>
            <w:b w:val="1"/>
            <w:sz w:val="24"/>
            <w:szCs w:val="24"/>
            <w:rFonts w:ascii="Arial" w:hAnsi="Arial" w:cs="Arial"/>
          </w:rPr>
          <w:t xml:space="preserve">amit aditya</w:t>
        </w:r>
      </w:ins>
      <w:r>
        <w:rPr>
          <w:b w:val="1"/>
          <w:sz w:val="24"/>
          <w:szCs w:val="24"/>
          <w:rFonts w:ascii="Arial" w:hAnsi="Arial" w:cs="Arial"/>
        </w:rPr>
        <w:br/>
      </w:r>
      <w:r>
        <w:rPr>
          <w:b w:val="1"/>
          <w:sz w:val="24"/>
          <w:szCs w:val="24"/>
          <w:rFonts w:ascii="Arial" w:hAnsi="Arial" w:cs="Arial"/>
        </w:rPr>
        <w:br/>
      </w:r>
      <w:ins w:id="1" w:author="23186" w:date="2024-06-19T10:23:00Z">
        <w:r>
          <w:rPr>
            <w:b w:val="1"/>
            <w:sz w:val="24"/>
            <w:szCs w:val="24"/>
            <w:rFonts w:ascii="Arial" w:hAnsi="Arial" w:cs="Arial"/>
          </w:rPr>
          <w:t>a</w:t>
        </w:r>
      </w:ins>
      <w:ins w:id="2" w:author="23186" w:date="2024-06-19T10:28:00Z">
        <w:r>
          <w:rPr>
            <w:b w:val="1"/>
            <w:sz w:val="24"/>
            <w:szCs w:val="24"/>
            <w:rFonts w:ascii="Arial" w:hAnsi="Arial" w:cs="Arial"/>
          </w:rPr>
          <w:t xml:space="preserve">gain changed</w:t>
        </w:r>
      </w:ins>
      <w:r>
        <w:rPr>
          <w:b w:val="1"/>
          <w:sz w:val="24"/>
          <w:szCs w:val="24"/>
          <w:rFonts w:ascii="Arial" w:hAnsi="Arial" w:cs="Arial"/>
        </w:rPr>
        <w:br/>
      </w:r>
      <w:r>
        <w:rPr>
          <w:b w:val="1"/>
          <w:sz w:val="24"/>
          <w:szCs w:val="24"/>
          <w:rFonts w:ascii="Arial" w:hAnsi="Arial" w:cs="Arial"/>
        </w:rPr>
        <w:br/>
      </w:r>
      <w:ins w:id="3" w:author="23186" w:date="2024-06-19T10:28:00Z">
        <w:r>
          <w:rPr>
            <w:b w:val="1"/>
            <w:sz w:val="24"/>
            <w:szCs w:val="24"/>
            <w:rFonts w:ascii="Arial" w:hAnsi="Arial" w:cs="Arial"/>
          </w:rPr>
          <w:t>S</w:t>
        </w:r>
      </w:ins>
      <w:ins w:id="4" w:author="23186" w:date="2024-06-19T10:31:00Z">
        <w:r>
          <w:rPr>
            <w:b w:val="1"/>
            <w:sz w:val="24"/>
            <w:szCs w:val="24"/>
            <w:rFonts w:ascii="Arial" w:hAnsi="Arial" w:cs="Arial"/>
          </w:rPr>
          <w:t>BI</w:t>
        </w:r>
      </w:ins>
      <w:r>
        <w:rPr>
          <w:b w:val="1"/>
          <w:sz w:val="24"/>
          <w:szCs w:val="24"/>
          <w:rFonts w:ascii="Arial" w:hAnsi="Arial" w:cs="Arial"/>
        </w:rPr>
        <w:br/>
      </w:r>
      <w:r>
        <w:rPr>
          <w:b w:val="1"/>
          <w:sz w:val="24"/>
          <w:szCs w:val="24"/>
          <w:rFonts w:ascii="Arial" w:hAnsi="Arial" w:cs="Arial"/>
        </w:rPr>
        <w:br/>
      </w:r>
      <w:ins w:id="5" w:author="23186" w:date="2024-06-19T10:31:00Z">
        <w:r>
          <w:rPr>
            <w:b w:val="1"/>
            <w:sz w:val="24"/>
            <w:szCs w:val="24"/>
            <w:rFonts w:ascii="Arial" w:hAnsi="Arial" w:cs="Arial"/>
          </w:rPr>
          <w:t>B</w:t>
        </w:r>
      </w:ins>
      <w:ins w:id="6" w:author="23186" w:date="2024-06-19T10:33:00Z">
        <w:r>
          <w:rPr>
            <w:b w:val="1"/>
            <w:sz w:val="24"/>
            <w:szCs w:val="24"/>
            <w:rFonts w:ascii="Arial" w:hAnsi="Arial" w:cs="Arial"/>
          </w:rPr>
          <w:t>elapur</w:t>
        </w:r>
      </w:ins>
      <w:r>
        <w:rPr>
          <w:b w:val="1"/>
          <w:sz w:val="24"/>
          <w:szCs w:val="24"/>
          <w:rFonts w:ascii="Arial" w:hAnsi="Arial" w:cs="Arial"/>
          <w:rPrChange w:id="-1" w:date="1975-04-04T12:00:00Z"/>
        </w:rPr>
        <w:br/>
      </w:r>
      <w:r>
        <w:rPr>
          <w:b w:val="1"/>
          <w:sz w:val="24"/>
          <w:szCs w:val="24"/>
          <w:rFonts w:ascii="Arial" w:hAnsi="Arial" w:cs="Arial"/>
        </w:rPr>
        <w:br/>
      </w:r>
      <w:ins w:id="6" w:author="23186" w:date="2024-06-19T10:33:00Z">
        <w:r>
          <w:rPr>
            <w:b w:val="1"/>
            <w:sz w:val="24"/>
            <w:szCs w:val="24"/>
            <w:rFonts w:ascii="Arial" w:hAnsi="Arial" w:cs="Arial"/>
          </w:rPr>
          <w:t>N</w:t>
        </w:r>
      </w:ins>
      <w:ins w:id="8" w:author="23186" w:date="2024-06-19T10:34:00Z">
        <w:r>
          <w:rPr>
            <w:b w:val="1"/>
            <w:sz w:val="24"/>
            <w:szCs w:val="24"/>
            <w:rFonts w:ascii="Arial" w:hAnsi="Arial" w:cs="Arial"/>
            <w:rPrChange w:id="-1" w:date="1975-04-04T12:00:00Z"/>
          </w:rPr>
          <w:t>othing</w:t>
        </w:r>
      </w:ins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rPr>
          <w:b w:val="1"/>
          <w:sz w:val="24"/>
          <w:szCs w:val="24"/>
          <w:rFonts w:ascii="Arial" w:hAnsi="Arial" w:cs="Arial"/>
        </w:rPr>
      </w:pPr>
    </w:p>
    <w:p>
      <w:pPr>
        <w:jc w:val="center"/>
        <w:rPr>
          <w:b w:val="1"/>
          <w:sz w:val="24"/>
          <w:szCs w:val="24"/>
          <w:rFonts w:ascii="Arial" w:hAnsi="Arial" w:cs="Arial"/>
        </w:rPr>
      </w:pPr>
    </w:p>
    <w:p>
      <w:pPr>
        <w:jc w:val="center"/>
        <w:rPr>
          <w:b w:val="1"/>
          <w:sz w:val="24"/>
          <w:szCs w:val="24"/>
          <w:rFonts w:ascii="Arial" w:hAnsi="Arial" w:cs="Arial"/>
        </w:rPr>
      </w:pPr>
    </w:p>
    <w:p>
      <w:pPr>
        <w:jc w:val="center"/>
        <w:rPr>
          <w:b w:val="1"/>
          <w:sz w:val="24"/>
          <w:szCs w:val="24"/>
          <w:rFonts w:ascii="Arial" w:hAnsi="Arial" w:cs="Arial"/>
        </w:rPr>
      </w:pPr>
    </w:p>
    <w:p>
      <w:pPr>
        <w:jc w:val="center"/>
        <w:spacing w:lineRule="auto" w:line="240"/>
        <w:rPr>
          <w:color w:val="002060"/>
          <w:sz w:val="56"/>
          <w:szCs w:val="56"/>
          <w:rFonts w:ascii="Arial" w:hAnsi="Arial" w:cs="Arial"/>
        </w:rPr>
      </w:pPr>
      <w:r>
        <w:rPr>
          <w:color w:val="002060"/>
          <w:sz w:val="56"/>
          <w:szCs w:val="56"/>
          <w:rFonts w:ascii="Arial Body" w:hAnsi="Arial Body" w:cs="Arial"/>
        </w:rPr>
        <w:t xml:space="preserve">Standard </w:t>
      </w:r>
      <w:r>
        <w:rPr>
          <w:color w:val="002060"/>
          <w:sz w:val="56"/>
          <w:szCs w:val="56"/>
          <w:rFonts w:ascii="Arial" w:hAnsi="Arial" w:cs="Arial"/>
        </w:rPr>
        <w:t xml:space="preserve">Operating Procedure</w:t>
      </w:r>
    </w:p>
    <w:p>
      <w:pPr>
        <w:jc w:val="center"/>
        <w:spacing w:lineRule="auto" w:line="240"/>
        <w:rPr>
          <w:color w:val="002060"/>
          <w:sz w:val="32"/>
          <w:szCs w:val="32"/>
          <w:rFonts w:ascii="Arial" w:hAnsi="Arial" w:cs="Arial"/>
        </w:rPr>
      </w:pPr>
      <w:r>
        <w:rPr>
          <w:color w:val="002060"/>
          <w:sz w:val="32"/>
          <w:szCs w:val="32"/>
          <w:rFonts w:ascii="Arial" w:hAnsi="Arial" w:cs="Arial"/>
        </w:rPr>
        <w:t>On</w:t>
      </w:r>
    </w:p>
    <w:p>
      <w:pPr>
        <w:jc w:val="center"/>
        <w:spacing w:lineRule="auto" w:line="240"/>
        <w:rPr>
          <w:b w:val="1"/>
          <w:color w:val="002060"/>
          <w:sz w:val="36"/>
          <w:szCs w:val="36"/>
          <w:rFonts w:ascii="Arial" w:hAnsi="Arial" w:cs="Arial"/>
        </w:rPr>
      </w:pPr>
      <w:r>
        <w:rPr>
          <w:b w:val="1"/>
          <w:color w:val="002060"/>
          <w:sz w:val="36"/>
          <w:szCs w:val="36"/>
          <w:rFonts w:ascii="Arial" w:hAnsi="Arial" w:cs="Arial"/>
        </w:rPr>
        <w:t>CERTInext</w:t>
      </w:r>
    </w:p>
    <w:p>
      <w:pPr>
        <w:jc w:val="center"/>
        <w:spacing w:lineRule="auto" w:line="240"/>
        <w:rPr>
          <w:b w:val="1"/>
          <w:color w:val="002060"/>
          <w:sz w:val="36"/>
          <w:szCs w:val="36"/>
          <w:rFonts w:ascii="Arial" w:hAnsi="Arial" w:cs="Arial"/>
        </w:rPr>
      </w:pPr>
    </w:p>
    <w:p>
      <w:pPr>
        <w:jc w:val="center"/>
        <w:spacing w:lineRule="auto" w:line="240"/>
        <w:rPr>
          <w:b w:val="1"/>
          <w:color w:val="002060"/>
          <w:sz w:val="36"/>
          <w:szCs w:val="36"/>
          <w:rFonts w:ascii="Arial" w:hAnsi="Arial" w:cs="Arial"/>
        </w:rPr>
      </w:pPr>
    </w:p>
    <w:p>
      <w:pPr>
        <w:jc w:val="center"/>
        <w:spacing w:lineRule="atLeast" w:line="24" w:before="240"/>
        <w:rPr>
          <w:b w:val="1"/>
          <w:sz w:val="24"/>
          <w:szCs w:val="24"/>
          <w:rFonts w:ascii="Arial" w:hAnsi="Arial" w:cs="Arial"/>
        </w:rPr>
      </w:pPr>
    </w:p>
    <w:p>
      <w:pPr>
        <w:pStyle w:val="PO174"/>
        <w:jc w:val="center"/>
        <w:spacing w:before="240" w:after="160"/>
        <w:tabs>
          <w:tab w:val="left" w:pos="1680"/>
          <w:tab w:val="center" w:pos="4513"/>
        </w:tabs>
        <w:rPr>
          <w:color w:val="002060"/>
          <w:rFonts w:ascii="Arial" w:hAnsi="Arial" w:cs="Arial"/>
          <w:lang w:val="en-IN"/>
        </w:rPr>
      </w:pPr>
      <w:r>
        <w:rPr>
          <w:color w:val="002060"/>
          <w:rFonts w:ascii="Arial" w:hAnsi="Arial" w:cs="Arial"/>
        </w:rPr>
        <w:t>Plat</w:t>
      </w:r>
      <w:r>
        <w:rPr>
          <w:color w:val="002060"/>
          <w:rFonts w:ascii="Arial" w:hAnsi="Arial" w:cs="Arial"/>
          <w:lang w:val="en-IN"/>
        </w:rPr>
        <w:t xml:space="preserve">form Engineering-II Department</w:t>
      </w:r>
    </w:p>
    <w:p>
      <w:pPr>
        <w:pStyle w:val="PO174"/>
        <w:jc w:val="center"/>
        <w:spacing w:before="240" w:after="160"/>
        <w:rPr>
          <w:color w:val="002060"/>
          <w:rFonts w:ascii="Arial" w:hAnsi="Arial" w:cs="Arial"/>
          <w:lang w:val="en-IN"/>
        </w:rPr>
      </w:pPr>
      <w:r>
        <w:rPr>
          <w:color w:val="002060"/>
          <w:rFonts w:ascii="Arial" w:hAnsi="Arial" w:cs="Arial"/>
          <w:lang w:val="en-IN"/>
        </w:rPr>
        <w:t xml:space="preserve">Global IT Centre, CBD Belapur, Navi Mumbai</w:t>
      </w:r>
    </w:p>
    <w:p>
      <w:pPr>
        <w:jc w:val="center"/>
        <w:spacing w:lineRule="atLeast" w:line="24" w:before="240"/>
        <w:rPr>
          <w:b w:val="1"/>
          <w:color w:val="002060"/>
          <w:sz w:val="32"/>
          <w:szCs w:val="32"/>
          <w:rFonts w:ascii="Arial" w:hAnsi="Arial" w:cs="Arial"/>
        </w:rPr>
      </w:pPr>
      <w:r>
        <w:rPr>
          <w:b w:val="1"/>
          <w:color w:val="002060"/>
          <w:sz w:val="32"/>
          <w:szCs w:val="32"/>
          <w:rFonts w:ascii="Arial" w:hAnsi="Arial" w:cs="Arial"/>
        </w:rPr>
        <w:t xml:space="preserve">Issue Date: 14/03/2024</w:t>
      </w:r>
    </w:p>
    <w:p>
      <w:pPr>
        <w:jc w:val="center"/>
        <w:spacing w:lineRule="atLeast" w:line="24" w:before="240"/>
        <w:rPr>
          <w:b w:val="1"/>
          <w:color w:val="002060"/>
          <w:sz w:val="32"/>
          <w:szCs w:val="32"/>
          <w:rFonts w:ascii="Arial" w:hAnsi="Arial" w:cs="Arial"/>
        </w:rPr>
      </w:pPr>
    </w:p>
    <w:p>
      <w:pPr>
        <w:jc w:val="center"/>
        <w:spacing w:lineRule="atLeast" w:line="24" w:before="240"/>
        <w:rPr>
          <w:b w:val="1"/>
          <w:color w:val="002060"/>
          <w:sz w:val="32"/>
          <w:szCs w:val="32"/>
          <w:rFonts w:ascii="Arial" w:hAnsi="Arial" w:cs="Arial"/>
        </w:rPr>
      </w:pPr>
    </w:p>
    <w:p>
      <w:pPr>
        <w:jc w:val="center"/>
        <w:spacing w:lineRule="atLeast" w:line="24" w:after="0"/>
        <w:rPr>
          <w:b w:val="1"/>
          <w:color w:val="002060"/>
          <w:sz w:val="32"/>
          <w:szCs w:val="32"/>
          <w:rFonts w:ascii="Arial" w:hAnsi="Arial" w:cs="Arial"/>
        </w:rPr>
      </w:pPr>
    </w:p>
    <w:p>
      <w:pPr>
        <w:jc w:val="center"/>
        <w:spacing w:lineRule="atLeast" w:line="24" w:after="0"/>
        <w:rPr>
          <w:b w:val="1"/>
          <w:color w:val="002060"/>
          <w:sz w:val="32"/>
          <w:szCs w:val="32"/>
          <w:rFonts w:ascii="Arial" w:hAnsi="Arial" w:cs="Arial"/>
        </w:rPr>
      </w:pPr>
    </w:p>
    <w:p>
      <w:pPr>
        <w:jc w:val="center"/>
        <w:spacing w:lineRule="atLeast" w:line="24" w:after="0"/>
        <w:rPr>
          <w:b w:val="1"/>
          <w:color w:val="002060"/>
          <w:sz w:val="32"/>
          <w:szCs w:val="32"/>
          <w:rFonts w:ascii="Arial" w:hAnsi="Arial" w:cs="Arial"/>
        </w:rPr>
      </w:pPr>
    </w:p>
    <w:p>
      <w:pPr>
        <w:jc w:val="center"/>
        <w:spacing w:lineRule="atLeast" w:line="24" w:after="0"/>
        <w:rPr>
          <w:b w:val="1"/>
          <w:color w:val="002060"/>
          <w:sz w:val="32"/>
          <w:szCs w:val="32"/>
          <w:rFonts w:ascii="Arial" w:hAnsi="Arial" w:cs="Arial"/>
        </w:rPr>
      </w:pPr>
    </w:p>
    <w:p>
      <w:pPr>
        <w:jc w:val="center"/>
        <w:spacing w:lineRule="atLeast" w:line="24" w:after="0"/>
        <w:rPr>
          <w:b w:val="1"/>
          <w:color w:val="002060"/>
          <w:sz w:val="32"/>
          <w:szCs w:val="32"/>
          <w:rFonts w:ascii="Times New Roman" w:hAnsi="Times New Roman" w:cs="Times New Roman"/>
        </w:rPr>
      </w:pPr>
    </w:p>
    <w:p>
      <w:pPr>
        <w:jc w:val="center"/>
        <w:spacing w:lineRule="atLeast" w:line="24" w:after="0"/>
        <w:rPr>
          <w:b w:val="1"/>
          <w:color w:val="002060"/>
          <w:sz w:val="32"/>
          <w:szCs w:val="32"/>
          <w:rFonts w:ascii="Times New Roman" w:hAnsi="Times New Roman" w:cs="Times New Roman"/>
        </w:rPr>
      </w:pPr>
    </w:p>
    <w:p>
      <w:pPr>
        <w:jc w:val="center"/>
        <w:spacing w:lineRule="atLeast" w:line="24" w:after="0"/>
        <w:rPr>
          <w:b w:val="1"/>
          <w:color w:val="002060"/>
          <w:sz w:val="32"/>
          <w:szCs w:val="32"/>
          <w:rFonts w:ascii="Times New Roman" w:hAnsi="Times New Roman" w:cs="Times New Roman"/>
        </w:rPr>
      </w:pPr>
      <w:r>
        <w:rPr>
          <w:b w:val="1"/>
          <w:color w:val="002060"/>
          <w:sz w:val="32"/>
          <w:szCs w:val="32"/>
          <w:rFonts w:ascii="Times New Roman" w:hAnsi="Times New Roman" w:cs="Times New Roman"/>
        </w:rPr>
        <w:t xml:space="preserve">Version 1.0</w:t>
      </w:r>
    </w:p>
    <w:p>
      <w:pPr>
        <w:jc w:val="center"/>
        <w:spacing w:lineRule="atLeast" w:line="24" w:after="0"/>
        <w:rPr>
          <w:b w:val="1"/>
          <w:sz w:val="24"/>
          <w:szCs w:val="24"/>
          <w:rFonts w:ascii="Arial" w:hAnsi="Arial" w:cs="Arial"/>
        </w:rPr>
      </w:pPr>
    </w:p>
    <w:p>
      <w:pPr>
        <w:jc w:val="center"/>
        <w:spacing w:lineRule="atLeast" w:line="24" w:after="0"/>
        <w:rPr>
          <w:b w:val="1"/>
          <w:sz w:val="24"/>
          <w:szCs w:val="24"/>
          <w:rFonts w:ascii="Arial" w:hAnsi="Arial" w:cs="Arial"/>
        </w:rPr>
      </w:pPr>
    </w:p>
    <w:p>
      <w:pPr>
        <w:jc w:val="center"/>
        <w:spacing w:lineRule="auto" w:line="240" w:after="0"/>
        <w:rPr>
          <w:b w:val="1"/>
          <w:sz w:val="24"/>
          <w:szCs w:val="24"/>
          <w:rFonts w:ascii="Arial" w:hAnsi="Arial" w:cs="Arial"/>
        </w:rPr>
      </w:pPr>
      <w:r>
        <w:rPr>
          <w:sz w:val="20"/>
        </w:rPr>
        <w:pict>
          <v:shapetype id="_x0000_t202" coordsize="21600,21600" o:spt="202" o:preferrelative="t" o:allowoverlap="1" path="m,l,21600r21600,l21600,xe">
            <v:stroke joinstyle="miter"/>
          </v:shapetype>
          <v:shape id="_x0000_s12" type="#_x0000_t202" style="position:absolute;left:0;margin-left:-102pt;mso-position-horizontal:absolute;mso-position-horizontal-relative:text;margin-top:205pt;mso-position-vertical:absolute;mso-position-vertical-relative:text;width:677.2pt;height:350.2pt;z-index:251624978" stroked="f" filled="f">
            <v:textbox style="" inset="7pt,4pt,7pt,4pt">
              <w:txbxContent>
                <w:p>
                  <w:pPr>
                    <w:spacing w:lineRule="auto" w:line="275"/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o:allowoverlap="1" path="m,l,21600r21600,l21600,xe">
            <v:stroke joinstyle="miter"/>
          </v:shapetype>
          <v:shape id="_x0000_s13" type="#_x0000_t202" style="position:absolute;left:0;margin-left:241pt;mso-position-horizontal:absolute;mso-position-horizontal-relative:text;margin-top:429pt;mso-position-vertical:absolute;mso-position-vertical-relative:text;width:354.7pt;height:29.8pt;z-index:251624981" stroked="f" filled="f">
            <v:textbox style="mso-fit-shape-to-text:t;" inset="7pt,4pt,7pt,4pt">
              <w:txbxContent>
                <w:p>
                  <w:pPr>
                    <w:pStyle w:val="PO5"/>
                    <w:jc w:val="right"/>
                    <w:spacing w:lineRule="auto" w:line="275"/>
                    <w:rPr>
                      <w:color w:val="0563C1" w:themeColor="hyperlink"/>
                      <w:u w:val="single"/>
                      <w:rFonts w:ascii="Open Sans" w:hAnsi="Open Sans" w:cs="Open Sans"/>
                    </w:rPr>
                  </w:pPr>
                </w:p>
              </w:txbxContent>
            </v:textbox>
          </v:shape>
        </w:pict>
      </w:r>
      <w:r>
        <w:br w:type="page"/>
      </w:r>
    </w:p>
    <w:p>
      <w:pPr>
        <w:pStyle w:val="PO27"/>
        <w:rPr/>
      </w:pPr>
      <w:bookmarkStart w:id="1" w:name="_Toc153979661"/>
      <w:r>
        <w:rPr/>
        <w:t>Contents</w:t>
      </w:r>
    </w:p>
    <w:p>
      <w:pPr>
        <w:pStyle w:val="PO28"/>
        <w:tabs>
          <w:tab w:val="right" w:leader="dot" w:pos="9440"/>
        </w:tabs>
        <w:rPr>
          <w:rFonts w:eastAsiaTheme="minorEastAsia"/>
          <w:lang w:bidi="ar-SA" w:eastAsia="en-I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 TOC \o "1 - 3" \h \z \u"</w:instrText>
      </w:r>
      <w:r>
        <w:fldChar w:fldCharType="separate"/>
      </w:r>
      <w:r>
        <w:fldChar w:fldCharType="begin"/>
      </w:r>
      <w:r>
        <w:instrText xml:space="preserve">HYPERLINK  \l  "_Toc161316446"</w:instrText>
      </w:r>
      <w:r>
        <w:fldChar w:fldCharType="separate"/>
      </w:r>
      <w:r>
        <w:rPr>
          <w:rStyle w:val="PO154"/>
        </w:rPr>
        <w:t>D</w:t>
      </w:r>
      <w:r>
        <w:rPr>
          <w:rStyle w:val="PO154"/>
        </w:rPr>
        <w:t>o</w:t>
      </w:r>
      <w:r>
        <w:rPr>
          <w:rStyle w:val="PO154"/>
        </w:rPr>
        <w:t>c</w:t>
      </w:r>
      <w:r>
        <w:rPr>
          <w:rStyle w:val="PO154"/>
        </w:rPr>
        <w:t>u</w:t>
      </w:r>
      <w:r>
        <w:rPr>
          <w:rStyle w:val="PO154"/>
        </w:rPr>
        <w:t>m</w:t>
      </w:r>
      <w:r>
        <w:rPr>
          <w:rStyle w:val="PO154"/>
        </w:rPr>
        <w:t>e</w:t>
      </w:r>
      <w:r>
        <w:rPr>
          <w:rStyle w:val="PO154"/>
        </w:rPr>
        <w:t>n</w:t>
      </w:r>
      <w:r>
        <w:rPr>
          <w:rStyle w:val="PO154"/>
        </w:rPr>
        <w:t>t</w:t>
      </w:r>
      <w:r>
        <w:rPr>
          <w:rStyle w:val="PO154"/>
        </w:rPr>
        <w:t xml:space="preserve"> </w:t>
      </w:r>
      <w:r>
        <w:rPr>
          <w:rStyle w:val="PO154"/>
        </w:rPr>
        <w:t>H</w:t>
      </w:r>
      <w:r>
        <w:rPr>
          <w:rStyle w:val="PO154"/>
        </w:rPr>
        <w:t>i</w:t>
      </w:r>
      <w:r>
        <w:rPr>
          <w:rStyle w:val="PO154"/>
        </w:rPr>
        <w:t>s</w:t>
      </w:r>
      <w:r>
        <w:rPr>
          <w:rStyle w:val="PO154"/>
        </w:rPr>
        <w:t>t</w:t>
      </w:r>
      <w:r>
        <w:rPr>
          <w:rStyle w:val="PO154"/>
        </w:rPr>
        <w:t>o</w:t>
      </w:r>
      <w:r>
        <w:rPr>
          <w:rStyle w:val="PO154"/>
        </w:rPr>
        <w:t>r</w:t>
      </w:r>
      <w:r>
        <w:rPr>
          <w:rStyle w:val="PO154"/>
        </w:rPr>
        <w:t>y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_Toc161316446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3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"_Toc161316447"</w:instrText>
      </w:r>
      <w:r>
        <w:fldChar w:fldCharType="separate"/>
      </w:r>
      <w:r>
        <w:rPr>
          <w:rStyle w:val="PO154"/>
        </w:rPr>
        <w:t>D</w:t>
      </w:r>
      <w:r>
        <w:rPr>
          <w:rStyle w:val="PO154"/>
        </w:rPr>
        <w:t>o</w:t>
      </w:r>
      <w:r>
        <w:rPr>
          <w:rStyle w:val="PO154"/>
        </w:rPr>
        <w:t>c</w:t>
      </w:r>
      <w:r>
        <w:rPr>
          <w:rStyle w:val="PO154"/>
        </w:rPr>
        <w:t>u</w:t>
      </w:r>
      <w:r>
        <w:rPr>
          <w:rStyle w:val="PO154"/>
        </w:rPr>
        <w:t>m</w:t>
      </w:r>
      <w:r>
        <w:rPr>
          <w:rStyle w:val="PO154"/>
        </w:rPr>
        <w:t>e</w:t>
      </w:r>
      <w:r>
        <w:rPr>
          <w:rStyle w:val="PO154"/>
        </w:rPr>
        <w:t>n</w:t>
      </w:r>
      <w:r>
        <w:rPr>
          <w:rStyle w:val="PO154"/>
        </w:rPr>
        <w:t>t</w:t>
      </w:r>
      <w:r>
        <w:rPr>
          <w:rStyle w:val="PO154"/>
        </w:rPr>
        <w:t xml:space="preserve"> </w:t>
      </w:r>
      <w:r>
        <w:rPr>
          <w:rStyle w:val="PO154"/>
        </w:rPr>
        <w:t>R</w:t>
      </w:r>
      <w:r>
        <w:rPr>
          <w:rStyle w:val="PO154"/>
        </w:rPr>
        <w:t>e</w:t>
      </w:r>
      <w:r>
        <w:rPr>
          <w:rStyle w:val="PO154"/>
        </w:rPr>
        <w:t>v</w:t>
      </w:r>
      <w:r>
        <w:rPr>
          <w:rStyle w:val="PO154"/>
        </w:rPr>
        <w:t>i</w:t>
      </w:r>
      <w:r>
        <w:rPr>
          <w:rStyle w:val="PO154"/>
        </w:rPr>
        <w:t>e</w:t>
      </w:r>
      <w:r>
        <w:rPr>
          <w:rStyle w:val="PO154"/>
        </w:rPr>
        <w:t>w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_Toc161316447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3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"_Toc161316448"</w:instrText>
      </w:r>
      <w:r>
        <w:fldChar w:fldCharType="separate"/>
      </w:r>
      <w:r>
        <w:rPr>
          <w:rStyle w:val="PO154"/>
        </w:rPr>
        <w:t>D</w:t>
      </w:r>
      <w:r>
        <w:rPr>
          <w:rStyle w:val="PO154"/>
        </w:rPr>
        <w:t>i</w:t>
      </w:r>
      <w:r>
        <w:rPr>
          <w:rStyle w:val="PO154"/>
        </w:rPr>
        <w:t>s</w:t>
      </w:r>
      <w:r>
        <w:rPr>
          <w:rStyle w:val="PO154"/>
        </w:rPr>
        <w:t>t</w:t>
      </w:r>
      <w:r>
        <w:rPr>
          <w:rStyle w:val="PO154"/>
        </w:rPr>
        <w:t>r</w:t>
      </w:r>
      <w:r>
        <w:rPr>
          <w:rStyle w:val="PO154"/>
        </w:rPr>
        <w:t>i</w:t>
      </w:r>
      <w:r>
        <w:rPr>
          <w:rStyle w:val="PO154"/>
        </w:rPr>
        <w:t>b</w:t>
      </w:r>
      <w:r>
        <w:rPr>
          <w:rStyle w:val="PO154"/>
        </w:rPr>
        <w:t>u</w:t>
      </w:r>
      <w:r>
        <w:rPr>
          <w:rStyle w:val="PO154"/>
        </w:rPr>
        <w:t>t</w:t>
      </w:r>
      <w:r>
        <w:rPr>
          <w:rStyle w:val="PO154"/>
        </w:rPr>
        <w:t>i</w:t>
      </w:r>
      <w:r>
        <w:rPr>
          <w:rStyle w:val="PO154"/>
        </w:rPr>
        <w:t>o</w:t>
      </w:r>
      <w:r>
        <w:rPr>
          <w:rStyle w:val="PO154"/>
        </w:rPr>
        <w:t>n</w:t>
      </w:r>
      <w:r>
        <w:rPr>
          <w:rStyle w:val="PO154"/>
        </w:rPr>
        <w:t xml:space="preserve"> </w:t>
      </w:r>
      <w:r>
        <w:rPr>
          <w:rStyle w:val="PO154"/>
        </w:rPr>
        <w:t>L</w:t>
      </w:r>
      <w:r>
        <w:rPr>
          <w:rStyle w:val="PO154"/>
        </w:rPr>
        <w:t>i</w:t>
      </w:r>
      <w:r>
        <w:rPr>
          <w:rStyle w:val="PO154"/>
        </w:rPr>
        <w:t>s</w:t>
      </w:r>
      <w:r>
        <w:rPr>
          <w:rStyle w:val="PO154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_Toc161316448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3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"_Toc161316449"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1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_Toc161316449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left" w:pos="88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"_Toc161316450"</w:instrText>
      </w:r>
      <w:r>
        <w:fldChar w:fldCharType="separate"/>
      </w:r>
      <w:r>
        <w:rPr>
          <w:rStyle w:val="PO154"/>
          <w:b w:val="1"/>
          <w:rFonts w:ascii="Times New Roman" w:hAnsi="Times New Roman"/>
        </w:rPr>
        <w:t>1</w:t>
      </w:r>
      <w:r>
        <w:rPr>
          <w:rStyle w:val="PO154"/>
          <w:b w:val="1"/>
          <w:rFonts w:ascii="Times New Roman" w:hAnsi="Times New Roman"/>
        </w:rPr>
        <w:t>.</w:t>
      </w:r>
      <w:r>
        <w:rPr>
          <w:rStyle w:val="PO154"/>
          <w:b w:val="1"/>
          <w:rFonts w:ascii="Times New Roman" w:hAnsi="Times New Roman"/>
        </w:rPr>
        <w:t>1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/>
        </w:rPr>
        <w:t>P</w:t>
      </w:r>
      <w:r>
        <w:rPr>
          <w:rStyle w:val="PO154"/>
          <w:b w:val="1"/>
          <w:rFonts w:ascii="Times New Roman" w:hAnsi="Times New Roman"/>
        </w:rPr>
        <w:t>u</w:t>
      </w:r>
      <w:r>
        <w:rPr>
          <w:rStyle w:val="PO154"/>
          <w:b w:val="1"/>
          <w:rFonts w:ascii="Times New Roman" w:hAnsi="Times New Roman"/>
        </w:rPr>
        <w:t>r</w:t>
      </w:r>
      <w:r>
        <w:rPr>
          <w:rStyle w:val="PO154"/>
          <w:b w:val="1"/>
          <w:rFonts w:ascii="Times New Roman" w:hAnsi="Times New Roman"/>
        </w:rPr>
        <w:t>p</w:t>
      </w:r>
      <w:r>
        <w:rPr>
          <w:rStyle w:val="PO154"/>
          <w:b w:val="1"/>
          <w:rFonts w:ascii="Times New Roman" w:hAnsi="Times New Roman"/>
        </w:rPr>
        <w:t>o</w:t>
      </w:r>
      <w:r>
        <w:rPr>
          <w:rStyle w:val="PO154"/>
          <w:b w:val="1"/>
          <w:rFonts w:ascii="Times New Roman" w:hAnsi="Times New Roman"/>
        </w:rPr>
        <w:t>s</w:t>
      </w:r>
      <w:r>
        <w:rPr>
          <w:rStyle w:val="PO154"/>
          <w:b w:val="1"/>
          <w:rFonts w:ascii="Times New Roman" w:hAnsi="Times New Roman"/>
        </w:rPr>
        <w:t>e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"_Toc161316451"</w:instrText>
      </w:r>
      <w:r>
        <w:fldChar w:fldCharType="separate"/>
      </w:r>
      <w:r>
        <w:rPr>
          <w:rStyle w:val="PO154"/>
          <w:b w:val="1"/>
          <w:rFonts w:ascii="Times New Roman" w:hAnsi="Times New Roman"/>
        </w:rPr>
        <w:t>1</w:t>
      </w:r>
      <w:r>
        <w:rPr>
          <w:rStyle w:val="PO154"/>
          <w:b w:val="1"/>
          <w:rFonts w:ascii="Times New Roman" w:hAnsi="Times New Roman"/>
        </w:rPr>
        <w:t>.</w:t>
      </w:r>
      <w:r>
        <w:rPr>
          <w:rStyle w:val="PO154"/>
          <w:b w:val="1"/>
          <w:rFonts w:ascii="Times New Roman" w:hAnsi="Times New Roman"/>
        </w:rPr>
        <w:t>2</w:t>
      </w:r>
      <w:r>
        <w:rPr>
          <w:rStyle w:val="PO154"/>
          <w:b w:val="1"/>
          <w:rFonts w:ascii="Times New Roman" w:hAnsi="Times New Roman"/>
        </w:rPr>
        <w:t xml:space="preserve"> </w:t>
      </w:r>
      <w:r>
        <w:rPr>
          <w:rStyle w:val="PO154"/>
          <w:b w:val="1"/>
          <w:rFonts w:ascii="Times New Roman" w:hAnsi="Times New Roman"/>
        </w:rPr>
        <w:t>V</w:t>
      </w:r>
      <w:r>
        <w:rPr>
          <w:rStyle w:val="PO154"/>
          <w:b w:val="1"/>
          <w:rFonts w:ascii="Times New Roman" w:hAnsi="Times New Roman"/>
        </w:rPr>
        <w:t>e</w:t>
      </w:r>
      <w:r>
        <w:rPr>
          <w:rStyle w:val="PO154"/>
          <w:b w:val="1"/>
          <w:rFonts w:ascii="Times New Roman" w:hAnsi="Times New Roman"/>
        </w:rPr>
        <w:t>r</w:t>
      </w:r>
      <w:r>
        <w:rPr>
          <w:rStyle w:val="PO154"/>
          <w:b w:val="1"/>
          <w:rFonts w:ascii="Times New Roman" w:hAnsi="Times New Roman"/>
        </w:rPr>
        <w:t>s</w:t>
      </w:r>
      <w:r>
        <w:rPr>
          <w:rStyle w:val="PO154"/>
          <w:b w:val="1"/>
          <w:rFonts w:ascii="Times New Roman" w:hAnsi="Times New Roman"/>
        </w:rPr>
        <w:t>i</w:t>
      </w:r>
      <w:r>
        <w:rPr>
          <w:rStyle w:val="PO154"/>
          <w:b w:val="1"/>
          <w:rFonts w:ascii="Times New Roman" w:hAnsi="Times New Roman"/>
        </w:rPr>
        <w:t>o</w:t>
      </w:r>
      <w:r>
        <w:rPr>
          <w:rStyle w:val="PO154"/>
          <w:b w:val="1"/>
          <w:rFonts w:ascii="Times New Roman" w:hAnsi="Times New Roman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"_Toc161316452"</w:instrText>
      </w:r>
      <w:r>
        <w:fldChar w:fldCharType="separate"/>
      </w:r>
      <w:r>
        <w:rPr>
          <w:rStyle w:val="PO154"/>
          <w:b w:val="1"/>
          <w:rFonts w:ascii="Times New Roman" w:hAnsi="Times New Roman"/>
        </w:rPr>
        <w:t>1</w:t>
      </w:r>
      <w:r>
        <w:rPr>
          <w:rStyle w:val="PO154"/>
          <w:b w:val="1"/>
          <w:rFonts w:ascii="Times New Roman" w:hAnsi="Times New Roman"/>
        </w:rPr>
        <w:t>.</w:t>
      </w:r>
      <w:r>
        <w:rPr>
          <w:rStyle w:val="PO154"/>
          <w:b w:val="1"/>
          <w:rFonts w:ascii="Times New Roman" w:hAnsi="Times New Roman"/>
        </w:rPr>
        <w:t>3</w:t>
      </w:r>
      <w:r>
        <w:rPr>
          <w:rStyle w:val="PO154"/>
          <w:b w:val="1"/>
          <w:rFonts w:ascii="Times New Roman" w:hAnsi="Times New Roman"/>
        </w:rPr>
        <w:t xml:space="preserve"> </w:t>
      </w:r>
      <w:r>
        <w:rPr>
          <w:rStyle w:val="PO154"/>
          <w:b w:val="1"/>
          <w:rFonts w:ascii="Times New Roman" w:hAnsi="Times New Roman"/>
        </w:rPr>
        <w:t>D</w:t>
      </w:r>
      <w:r>
        <w:rPr>
          <w:rStyle w:val="PO154"/>
          <w:b w:val="1"/>
          <w:rFonts w:ascii="Times New Roman" w:hAnsi="Times New Roman"/>
        </w:rPr>
        <w:t>o</w:t>
      </w:r>
      <w:r>
        <w:rPr>
          <w:rStyle w:val="PO154"/>
          <w:b w:val="1"/>
          <w:rFonts w:ascii="Times New Roman" w:hAnsi="Times New Roman"/>
        </w:rPr>
        <w:t>c</w:t>
      </w:r>
      <w:r>
        <w:rPr>
          <w:rStyle w:val="PO154"/>
          <w:b w:val="1"/>
          <w:rFonts w:ascii="Times New Roman" w:hAnsi="Times New Roman"/>
        </w:rPr>
        <w:t>u</w:t>
      </w:r>
      <w:r>
        <w:rPr>
          <w:rStyle w:val="PO154"/>
          <w:b w:val="1"/>
          <w:rFonts w:ascii="Times New Roman" w:hAnsi="Times New Roman"/>
        </w:rPr>
        <w:t>m</w:t>
      </w:r>
      <w:r>
        <w:rPr>
          <w:rStyle w:val="PO154"/>
          <w:b w:val="1"/>
          <w:rFonts w:ascii="Times New Roman" w:hAnsi="Times New Roman"/>
        </w:rPr>
        <w:t>e</w:t>
      </w:r>
      <w:r>
        <w:rPr>
          <w:rStyle w:val="PO154"/>
          <w:b w:val="1"/>
          <w:rFonts w:ascii="Times New Roman" w:hAnsi="Times New Roman"/>
        </w:rPr>
        <w:t>n</w:t>
      </w:r>
      <w:r>
        <w:rPr>
          <w:rStyle w:val="PO154"/>
          <w:b w:val="1"/>
          <w:rFonts w:ascii="Times New Roman" w:hAnsi="Times New Roman"/>
        </w:rPr>
        <w:t>t</w:t>
      </w:r>
      <w:r>
        <w:rPr>
          <w:rStyle w:val="PO154"/>
          <w:b w:val="1"/>
          <w:rFonts w:ascii="Times New Roman" w:hAnsi="Times New Roman"/>
        </w:rPr>
        <w:t xml:space="preserve"> </w:t>
      </w:r>
      <w:r>
        <w:rPr>
          <w:rStyle w:val="PO154"/>
          <w:b w:val="1"/>
          <w:rFonts w:ascii="Times New Roman" w:hAnsi="Times New Roman"/>
        </w:rPr>
        <w:t>R</w:t>
      </w:r>
      <w:r>
        <w:rPr>
          <w:rStyle w:val="PO154"/>
          <w:b w:val="1"/>
          <w:rFonts w:ascii="Times New Roman" w:hAnsi="Times New Roman"/>
        </w:rPr>
        <w:t>e</w:t>
      </w:r>
      <w:r>
        <w:rPr>
          <w:rStyle w:val="PO154"/>
          <w:b w:val="1"/>
          <w:rFonts w:ascii="Times New Roman" w:hAnsi="Times New Roman"/>
        </w:rPr>
        <w:t>v</w:t>
      </w:r>
      <w:r>
        <w:rPr>
          <w:rStyle w:val="PO154"/>
          <w:b w:val="1"/>
          <w:rFonts w:ascii="Times New Roman" w:hAnsi="Times New Roman"/>
        </w:rPr>
        <w:t>i</w:t>
      </w:r>
      <w:r>
        <w:rPr>
          <w:rStyle w:val="PO154"/>
          <w:b w:val="1"/>
          <w:rFonts w:ascii="Times New Roman" w:hAnsi="Times New Roman"/>
        </w:rPr>
        <w:t>e</w:t>
      </w:r>
      <w:r>
        <w:rPr>
          <w:rStyle w:val="PO154"/>
          <w:b w:val="1"/>
          <w:rFonts w:ascii="Times New Roman" w:hAnsi="Times New Roman"/>
        </w:rPr>
        <w:t>w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left" w:pos="44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"_Toc161316453"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2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 w:cs="Times New Roman"/>
        </w:rPr>
        <w:t>P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-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q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left" w:pos="44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"_Toc161316454"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k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x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6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left" w:pos="88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"_Toc161316455"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1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7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"_Toc161316456"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p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7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"_Toc161316457"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4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7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"_Toc161316458"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v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y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8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"_Toc161316459"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1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/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v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y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_Toc161316459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8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"_Toc161316460"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2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H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9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"_Toc161316461"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4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10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"_Toc161316462"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P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v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10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"_Toc161316463"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6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y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(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B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p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q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)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10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"_Toc161316464"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6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h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11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"_Toc161316465"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8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K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y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11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"_Toc161316466"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9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p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12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"_Toc161316467"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1</w:t>
      </w:r>
      <w:r>
        <w:rPr>
          <w:rStyle w:val="PO154"/>
          <w:b w:val="1"/>
          <w:rFonts w:ascii="Times New Roman" w:hAnsi="Times New Roman" w:cs="Times New Roman"/>
        </w:rPr>
        <w:t>0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12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"_Toc161316468"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1</w:t>
      </w:r>
      <w:r>
        <w:rPr>
          <w:rStyle w:val="PO154"/>
          <w:b w:val="1"/>
          <w:rFonts w:ascii="Times New Roman" w:hAnsi="Times New Roman" w:cs="Times New Roman"/>
        </w:rPr>
        <w:t>1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12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"_Toc161316469"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1</w:t>
      </w:r>
      <w:r>
        <w:rPr>
          <w:rStyle w:val="PO154"/>
          <w:b w:val="1"/>
          <w:rFonts w:ascii="Times New Roman" w:hAnsi="Times New Roman" w:cs="Times New Roman"/>
        </w:rPr>
        <w:t>2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h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_Toc161316469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12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left" w:pos="44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"_Toc161316470"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4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k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: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_Toc161316470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13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left" w:pos="44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"_Toc161316471"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: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_Toc161316471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14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"_Toc161316472"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1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_Toc161316472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14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"_Toc161316473"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2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x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_Toc161316473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15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9"/>
        <w:tabs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"_Toc161316474"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5</w:t>
      </w:r>
      <w:r>
        <w:rPr>
          <w:rStyle w:val="PO154"/>
          <w:b w:val="1"/>
          <w:rFonts w:ascii="Times New Roman" w:hAnsi="Times New Roman" w:cs="Times New Roman"/>
        </w:rPr>
        <w:t>.</w:t>
      </w:r>
      <w:r>
        <w:rPr>
          <w:rStyle w:val="PO154"/>
          <w:b w:val="1"/>
          <w:rFonts w:ascii="Times New Roman" w:hAnsi="Times New Roman" w:cs="Times New Roman"/>
        </w:rPr>
        <w:t>3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K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y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_Toc161316474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16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left" w:pos="44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"_Toc161316475"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6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 w:cs="Times New Roman"/>
        </w:rPr>
        <w:t>H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h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m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x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_Toc161316475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17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left" w:pos="44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"_Toc161316476"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7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 w:cs="Times New Roman"/>
        </w:rPr>
        <w:t>H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x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C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W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k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_Toc161316476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17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left" w:pos="44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"_Toc161316477"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8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 w:cs="Times New Roman"/>
        </w:rPr>
        <w:t>D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l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p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o</w:t>
      </w:r>
      <w:r>
        <w:rPr>
          <w:rStyle w:val="PO154"/>
          <w:b w:val="1"/>
          <w:rFonts w:ascii="Times New Roman" w:hAnsi="Times New Roman" w:cs="Times New Roman"/>
        </w:rPr>
        <w:t>p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n</w:t>
      </w:r>
      <w:r>
        <w:rPr>
          <w:rStyle w:val="PO154"/>
          <w:b w:val="1"/>
          <w:rFonts w:ascii="Times New Roman" w:hAnsi="Times New Roman" w:cs="Times New Roman"/>
        </w:rPr>
        <w:t>g</w:t>
      </w:r>
      <w:r>
        <w:rPr>
          <w:rStyle w:val="PO154"/>
          <w:b w:val="1"/>
          <w:rFonts w:ascii="Times New Roman" w:hAnsi="Times New Roman" w:cs="Times New Roman"/>
        </w:rPr>
        <w:t xml:space="preserve"> </w:t>
      </w:r>
      <w:r>
        <w:rPr>
          <w:rStyle w:val="PO154"/>
          <w:b w:val="1"/>
          <w:rFonts w:ascii="Times New Roman" w:hAnsi="Times New Roman" w:cs="Times New Roman"/>
        </w:rPr>
        <w:t>p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-</w:t>
      </w:r>
      <w:r>
        <w:rPr>
          <w:rStyle w:val="PO154"/>
          <w:b w:val="1"/>
          <w:rFonts w:ascii="Times New Roman" w:hAnsi="Times New Roman" w:cs="Times New Roman"/>
        </w:rPr>
        <w:t>r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q</w:t>
      </w:r>
      <w:r>
        <w:rPr>
          <w:rStyle w:val="PO154"/>
          <w:b w:val="1"/>
          <w:rFonts w:ascii="Times New Roman" w:hAnsi="Times New Roman" w:cs="Times New Roman"/>
        </w:rPr>
        <w:t>u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>
          <w:rStyle w:val="PO154"/>
          <w:b w:val="1"/>
          <w:rFonts w:ascii="Times New Roman" w:hAnsi="Times New Roman" w:cs="Times New Roman"/>
        </w:rPr>
        <w:t>i</w:t>
      </w:r>
      <w:r>
        <w:rPr>
          <w:rStyle w:val="PO154"/>
          <w:b w:val="1"/>
          <w:rFonts w:ascii="Times New Roman" w:hAnsi="Times New Roman" w:cs="Times New Roman"/>
        </w:rPr>
        <w:t>t</w:t>
      </w:r>
      <w:r>
        <w:rPr>
          <w:rStyle w:val="PO154"/>
          <w:b w:val="1"/>
          <w:rFonts w:ascii="Times New Roman" w:hAnsi="Times New Roman" w:cs="Times New Roman"/>
        </w:rPr>
        <w:t>e</w:t>
      </w:r>
      <w:r>
        <w:rPr>
          <w:rStyle w:val="PO154"/>
          <w:b w:val="1"/>
          <w:rFonts w:ascii="Times New Roman" w:hAnsi="Times New Roman" w:cs="Times New Roman"/>
        </w:rPr>
        <w:t>: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_Toc161316477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18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pStyle w:val="PO28"/>
        <w:tabs>
          <w:tab w:val="left" w:pos="440"/>
          <w:tab w:val="right" w:leader="dot" w:pos="9440"/>
        </w:tabs>
        <w:rPr>
          <w:rFonts w:eastAsiaTheme="minorEastAsia"/>
          <w:lang w:bidi="ar-SA" w:eastAsia="en-IN"/>
        </w:rPr>
      </w:pPr>
      <w:r>
        <w:fldChar w:fldCharType="begin"/>
      </w:r>
      <w:r>
        <w:instrText xml:space="preserve">HYPERLINK  \l  "_Toc161316478"</w:instrText>
      </w:r>
      <w:r>
        <w:fldChar w:fldCharType="separate"/>
      </w:r>
      <w:r>
        <w:rPr>
          <w:rStyle w:val="PO154"/>
          <w:b w:val="1"/>
          <w:rFonts w:ascii="Times New Roman" w:hAnsi="Times New Roman" w:cs="Times New Roman"/>
        </w:rPr>
        <w:t>9</w:t>
      </w:r>
      <w:r>
        <w:rPr>
          <w:rFonts w:eastAsiaTheme="minorEastAsia"/>
          <w:lang w:bidi="ar-SA" w:eastAsia="en-IN"/>
        </w:rPr>
        <w:tab/>
      </w:r>
      <w:r>
        <w:rPr>
          <w:rStyle w:val="PO154"/>
          <w:b w:val="1"/>
          <w:rFonts w:ascii="Times New Roman" w:hAnsi="Times New Roman" w:cs="Times New Roman"/>
        </w:rPr>
        <w:t>F</w:t>
      </w:r>
      <w:r>
        <w:rPr>
          <w:rStyle w:val="PO154"/>
          <w:b w:val="1"/>
          <w:rFonts w:ascii="Times New Roman" w:hAnsi="Times New Roman" w:cs="Times New Roman"/>
        </w:rPr>
        <w:t>A</w:t>
      </w:r>
      <w:r>
        <w:rPr>
          <w:rStyle w:val="PO154"/>
          <w:b w:val="1"/>
          <w:rFonts w:ascii="Times New Roman" w:hAnsi="Times New Roman" w:cs="Times New Roman"/>
        </w:rPr>
        <w:t>Q</w:t>
      </w:r>
      <w:r>
        <w:rPr>
          <w:rStyle w:val="PO154"/>
          <w:b w:val="1"/>
          <w:rFonts w:ascii="Times New Roman" w:hAnsi="Times New Roman" w:cs="Times New Roman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_Toc161316478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18</w:t>
      </w:r>
      <w:r>
        <w:rPr/>
        <w:fldChar w:fldCharType="end"/>
      </w:r>
      <w:r>
        <w:rPr>
          <w:rFonts w:eastAsiaTheme="minorEastAsia"/>
          <w:lang w:bidi="ar-SA" w:eastAsia="en-IN"/>
        </w:rPr>
        <w:fldChar w:fldCharType="end"/>
      </w:r>
    </w:p>
    <w:p>
      <w:pPr>
        <w:rPr/>
      </w:pPr>
      <w:r>
        <w:rPr>
          <w:b w:val="1"/>
        </w:rPr>
        <w:fldChar w:fldCharType="end"/>
      </w:r>
    </w:p>
    <w:p>
      <w:pPr>
        <w:pStyle w:val="PO175"/>
        <w:jc w:val="left"/>
        <w:rPr>
          <w:sz w:val="32"/>
          <w:szCs w:val="32"/>
        </w:rPr>
      </w:pPr>
      <w:bookmarkStart w:id="2" w:name="_Toc161316446"/>
      <w:r>
        <w:rPr>
          <w:sz w:val="32"/>
          <w:szCs w:val="32"/>
        </w:rPr>
        <w:t xml:space="preserve">Document History</w:t>
      </w:r>
      <w:bookmarkEnd w:id="1"/>
      <w:bookmarkEnd w:id="2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252" w:type="dxa"/>
        <w:tblInd w:w="-5" w:type="dxa"/>
        <w:tblLook w:val="000000" w:firstRow="0" w:lastRow="0" w:firstColumn="0" w:lastColumn="0" w:noHBand="0" w:noVBand="0"/>
        <w:tblLayout w:type="fixed"/>
      </w:tblPr>
      <w:tblGrid>
        <w:gridCol w:w="1908"/>
        <w:gridCol w:w="1406"/>
        <w:gridCol w:w="1958"/>
        <w:gridCol w:w="3980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3"/>
        </w:trPr>
        <w:tc>
          <w:tcPr>
            <w:tcW w:type="dxa" w:w="1908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shd w:val="clear" w:color="000000" w:fill="74A5CD"/>
          </w:tcPr>
          <w:p>
            <w:pPr>
              <w:pStyle w:val="PO177"/>
              <w:rPr>
                <w:i w:val="0"/>
                <w:sz w:val="18"/>
                <w:szCs w:val="18"/>
                <w:rFonts w:cs="Arial"/>
                <w:lang w:bidi="en-US" w:eastAsia="en-US" w:val="en-US"/>
              </w:rPr>
            </w:pP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 xml:space="preserve">Created On</w:t>
            </w:r>
          </w:p>
        </w:tc>
        <w:tc>
          <w:tcPr>
            <w:tcW w:type="dxa" w:w="1406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shd w:val="clear" w:color="000000" w:fill="74A5CD"/>
          </w:tcPr>
          <w:p>
            <w:pPr>
              <w:pStyle w:val="PO177"/>
              <w:rPr>
                <w:i w:val="0"/>
                <w:sz w:val="18"/>
                <w:szCs w:val="18"/>
                <w:rFonts w:cs="Arial"/>
                <w:lang w:bidi="en-US" w:eastAsia="en-US" w:val="en-US"/>
              </w:rPr>
            </w:pP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 xml:space="preserve">Version </w:t>
            </w:r>
          </w:p>
        </w:tc>
        <w:tc>
          <w:tcPr>
            <w:tcW w:type="dxa" w:w="1958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shd w:val="clear" w:color="000000" w:fill="74A5CD"/>
          </w:tcPr>
          <w:p>
            <w:pPr>
              <w:pStyle w:val="PO177"/>
              <w:rPr>
                <w:i w:val="0"/>
                <w:sz w:val="18"/>
                <w:szCs w:val="18"/>
                <w:rFonts w:cs="Arial"/>
                <w:lang w:bidi="en-US" w:eastAsia="en-US" w:val="en-US"/>
              </w:rPr>
            </w:pP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 xml:space="preserve">Prepared by/ </w:t>
            </w: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 xml:space="preserve">Changed requested </w:t>
            </w: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>by</w:t>
            </w:r>
          </w:p>
        </w:tc>
        <w:tc>
          <w:tcPr>
            <w:tcW w:type="dxa" w:w="3980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 w:fill="74A5CD"/>
          </w:tcPr>
          <w:p>
            <w:pPr>
              <w:pStyle w:val="PO177"/>
              <w:rPr>
                <w:i w:val="0"/>
                <w:sz w:val="18"/>
                <w:szCs w:val="18"/>
                <w:rFonts w:cs="Arial"/>
                <w:lang w:bidi="en-US" w:eastAsia="en-US" w:val="en-US"/>
              </w:rPr>
            </w:pP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 xml:space="preserve">Remarks (Brief Details of changes)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85"/>
        </w:trPr>
        <w:tc>
          <w:tcPr>
            <w:tcW w:type="dxa" w:w="1908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sz w:val="18"/>
                <w:szCs w:val="18"/>
                <w:rFonts w:cs="Arial"/>
              </w:rPr>
            </w:pPr>
            <w:r>
              <w:rPr>
                <w:sz w:val="18"/>
                <w:szCs w:val="18"/>
                <w:rFonts w:cs="Arial"/>
              </w:rPr>
              <w:t>14.03.2024</w:t>
            </w:r>
          </w:p>
        </w:tc>
        <w:tc>
          <w:tcPr>
            <w:tcW w:type="dxa" w:w="1406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sz w:val="18"/>
                <w:szCs w:val="18"/>
                <w:rFonts w:cs="Arial"/>
              </w:rPr>
            </w:pPr>
            <w:r>
              <w:rPr>
                <w:sz w:val="18"/>
                <w:szCs w:val="18"/>
                <w:rFonts w:cs="Arial"/>
              </w:rPr>
              <w:t>1.0</w:t>
            </w:r>
          </w:p>
        </w:tc>
        <w:tc>
          <w:tcPr>
            <w:tcW w:type="dxa" w:w="1958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sz w:val="18"/>
                <w:szCs w:val="18"/>
                <w:rFonts w:cs="Arial"/>
              </w:rPr>
            </w:pPr>
            <w:r>
              <w:rPr>
                <w:sz w:val="18"/>
                <w:szCs w:val="18"/>
                <w:rFonts w:cs="Arial"/>
              </w:rPr>
              <w:t xml:space="preserve">Peyyala Subbarao</w:t>
            </w:r>
          </w:p>
        </w:tc>
        <w:tc>
          <w:tcPr>
            <w:tcW w:type="dxa" w:w="3980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sz w:val="18"/>
                <w:szCs w:val="18"/>
                <w:rFonts w:cs="Arial"/>
              </w:rPr>
            </w:pPr>
            <w:r>
              <w:rPr>
                <w:sz w:val="18"/>
                <w:szCs w:val="18"/>
                <w:rFonts w:cs="Arial"/>
              </w:rPr>
              <w:t xml:space="preserve">Initial Version</w:t>
            </w:r>
          </w:p>
        </w:tc>
      </w:tr>
    </w:tbl>
    <w:p>
      <w:pPr>
        <w:pStyle w:val="PO175"/>
        <w:rPr>
          <w:sz w:val="32"/>
          <w:szCs w:val="32"/>
        </w:rPr>
      </w:pPr>
      <w:bookmarkStart w:id="3" w:name="_Toc465875783"/>
      <w:bookmarkStart w:id="4" w:name="_Toc465939098"/>
      <w:bookmarkStart w:id="5" w:name="_Toc466035930"/>
      <w:bookmarkStart w:id="6" w:name="_Toc466984349"/>
      <w:bookmarkStart w:id="7" w:name="_Toc57887482"/>
      <w:bookmarkStart w:id="8" w:name="_Toc137818970"/>
      <w:bookmarkStart w:id="9" w:name="_Toc153443695"/>
      <w:bookmarkStart w:id="10" w:name="_Toc153443788"/>
      <w:bookmarkStart w:id="11" w:name="_Toc153445857"/>
    </w:p>
    <w:p>
      <w:pPr>
        <w:pStyle w:val="PO175"/>
        <w:rPr>
          <w:sz w:val="32"/>
          <w:szCs w:val="32"/>
        </w:rPr>
      </w:pPr>
      <w:bookmarkStart w:id="12" w:name="_Toc153979662"/>
      <w:bookmarkStart w:id="13" w:name="_Toc161316447"/>
      <w:r>
        <w:rPr>
          <w:sz w:val="32"/>
          <w:szCs w:val="32"/>
        </w:rPr>
        <w:t xml:space="preserve">Document Review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214" w:type="dxa"/>
        <w:tblInd w:w="-5" w:type="dxa"/>
        <w:tblLook w:val="000000" w:firstRow="0" w:lastRow="0" w:firstColumn="0" w:lastColumn="0" w:noHBand="0" w:noVBand="0"/>
        <w:tblLayout w:type="fixed"/>
      </w:tblPr>
      <w:tblGrid>
        <w:gridCol w:w="1826"/>
        <w:gridCol w:w="1218"/>
        <w:gridCol w:w="2156"/>
        <w:gridCol w:w="1985"/>
        <w:gridCol w:w="2029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3"/>
        </w:trPr>
        <w:tc>
          <w:tcPr>
            <w:tcW w:type="dxa" w:w="1826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pStyle w:val="PO177"/>
              <w:rPr>
                <w:i w:val="0"/>
                <w:sz w:val="18"/>
                <w:szCs w:val="18"/>
                <w:rFonts w:cs="Arial"/>
                <w:lang w:bidi="en-US" w:eastAsia="en-US" w:val="en-US"/>
              </w:rPr>
            </w:pP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 xml:space="preserve">Created On</w:t>
            </w:r>
          </w:p>
        </w:tc>
        <w:tc>
          <w:tcPr>
            <w:tcW w:type="dxa" w:w="12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pStyle w:val="PO177"/>
              <w:rPr>
                <w:i w:val="0"/>
                <w:sz w:val="18"/>
                <w:szCs w:val="18"/>
                <w:rFonts w:cs="Arial"/>
                <w:lang w:bidi="en-US" w:eastAsia="en-US" w:val="en-US"/>
              </w:rPr>
            </w:pP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 xml:space="preserve">Version </w:t>
            </w:r>
          </w:p>
        </w:tc>
        <w:tc>
          <w:tcPr>
            <w:tcW w:type="dxa" w:w="2156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pStyle w:val="PO177"/>
              <w:rPr>
                <w:i w:val="0"/>
                <w:sz w:val="18"/>
                <w:szCs w:val="18"/>
                <w:rFonts w:cs="Arial"/>
                <w:lang w:bidi="en-US" w:eastAsia="en-US" w:val="en-US"/>
              </w:rPr>
            </w:pP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 xml:space="preserve">Reviewed By</w:t>
            </w:r>
          </w:p>
        </w:tc>
        <w:tc>
          <w:tcPr>
            <w:tcW w:type="dxa" w:w="1985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pStyle w:val="PO177"/>
              <w:rPr>
                <w:i w:val="0"/>
                <w:sz w:val="18"/>
                <w:szCs w:val="18"/>
                <w:rFonts w:cs="Arial"/>
                <w:lang w:bidi="en-US" w:eastAsia="en-US" w:val="en-US"/>
              </w:rPr>
            </w:pP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>Signature</w:t>
            </w:r>
          </w:p>
        </w:tc>
        <w:tc>
          <w:tcPr>
            <w:tcW w:type="dxa" w:w="2029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pStyle w:val="PO177"/>
              <w:rPr>
                <w:i w:val="0"/>
                <w:sz w:val="18"/>
                <w:szCs w:val="18"/>
                <w:rFonts w:cs="Arial"/>
                <w:lang w:bidi="en-US" w:eastAsia="en-US" w:val="en-US"/>
              </w:rPr>
            </w:pPr>
            <w:r>
              <w:rPr>
                <w:i w:val="0"/>
                <w:sz w:val="18"/>
                <w:szCs w:val="18"/>
                <w:rFonts w:cs="Arial"/>
                <w:lang w:bidi="en-US" w:eastAsia="en-US" w:val="en-US"/>
              </w:rPr>
              <w:t>Remark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73"/>
        </w:trPr>
        <w:tc>
          <w:tcPr>
            <w:tcW w:type="dxa" w:w="1826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sz w:val="18"/>
                <w:szCs w:val="18"/>
                <w:rFonts w:cs="Arial"/>
              </w:rPr>
            </w:pPr>
            <w:r>
              <w:rPr>
                <w:sz w:val="18"/>
                <w:szCs w:val="18"/>
                <w:rFonts w:cs="Arial"/>
              </w:rPr>
              <w:t>14.03.2024</w:t>
            </w:r>
          </w:p>
        </w:tc>
        <w:tc>
          <w:tcPr>
            <w:tcW w:type="dxa" w:w="12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sz w:val="18"/>
                <w:szCs w:val="18"/>
                <w:rFonts w:cs="Arial"/>
              </w:rPr>
            </w:pPr>
            <w:r>
              <w:rPr>
                <w:sz w:val="18"/>
                <w:szCs w:val="18"/>
                <w:rFonts w:cs="Arial"/>
              </w:rPr>
              <w:t>1.0</w:t>
            </w:r>
          </w:p>
        </w:tc>
        <w:tc>
          <w:tcPr>
            <w:tcW w:type="dxa" w:w="2156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</w:tcPr>
          <w:p>
            <w:pPr>
              <w:spacing w:before="40"/>
              <w:rPr>
                <w:sz w:val="18"/>
                <w:szCs w:val="18"/>
                <w:rFonts w:cs="Arial"/>
              </w:rPr>
            </w:pPr>
            <w:r>
              <w:rPr>
                <w:sz w:val="18"/>
                <w:szCs w:val="18"/>
                <w:rFonts w:cs="Arial"/>
              </w:rPr>
              <w:t xml:space="preserve">Shri Jignesh Solanki &amp; Shri </w:t>
            </w:r>
            <w:r>
              <w:rPr>
                <w:sz w:val="18"/>
                <w:szCs w:val="18"/>
                <w:rFonts w:cs="Arial"/>
              </w:rPr>
              <w:t xml:space="preserve">BHUVANESHWARAN </w:t>
            </w:r>
            <w:r>
              <w:rPr>
                <w:sz w:val="18"/>
                <w:szCs w:val="18"/>
                <w:rFonts w:cs="Arial"/>
              </w:rPr>
              <w:t>PAGYASALI</w:t>
            </w:r>
          </w:p>
        </w:tc>
        <w:tc>
          <w:tcPr>
            <w:tcW w:type="dxa" w:w="1985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</w:tcPr>
          <w:p>
            <w:pPr>
              <w:spacing w:before="40"/>
              <w:rPr>
                <w:sz w:val="18"/>
                <w:szCs w:val="18"/>
                <w:rFonts w:cs="Arial"/>
              </w:rPr>
            </w:pPr>
          </w:p>
        </w:tc>
        <w:tc>
          <w:tcPr>
            <w:tcW w:type="dxa" w:w="2029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</w:tcPr>
          <w:p>
            <w:pPr>
              <w:spacing w:before="40"/>
              <w:rPr>
                <w:sz w:val="18"/>
                <w:szCs w:val="18"/>
                <w:rFonts w:cs="Arial"/>
              </w:rPr>
            </w:pPr>
          </w:p>
        </w:tc>
      </w:tr>
    </w:tbl>
    <w:p>
      <w:pPr>
        <w:pStyle w:val="PO175"/>
        <w:rPr>
          <w:sz w:val="32"/>
          <w:szCs w:val="32"/>
        </w:rPr>
      </w:pPr>
      <w:bookmarkStart w:id="14" w:name="_Toc153445858"/>
      <w:bookmarkStart w:id="15" w:name="_Toc465875784"/>
      <w:bookmarkStart w:id="16" w:name="_Toc465939099"/>
      <w:bookmarkStart w:id="17" w:name="_Toc466035931"/>
      <w:bookmarkStart w:id="18" w:name="_Toc466984350"/>
      <w:bookmarkStart w:id="19" w:name="_Toc57887483"/>
      <w:bookmarkStart w:id="20" w:name="_Toc137818971"/>
      <w:bookmarkStart w:id="21" w:name="_Toc153443696"/>
      <w:bookmarkStart w:id="22" w:name="_Toc153443789"/>
    </w:p>
    <w:p>
      <w:pPr>
        <w:pStyle w:val="PO175"/>
        <w:rPr>
          <w:sz w:val="32"/>
          <w:szCs w:val="32"/>
        </w:rPr>
      </w:pPr>
      <w:bookmarkStart w:id="23" w:name="_Toc153979663"/>
      <w:bookmarkStart w:id="24" w:name="_Toc161316448"/>
      <w:r>
        <w:rPr>
          <w:sz w:val="32"/>
          <w:szCs w:val="32"/>
        </w:rPr>
        <w:t xml:space="preserve">Distribution List</w:t>
      </w:r>
      <w:bookmarkEnd w:id="14"/>
      <w:bookmarkEnd w:id="23"/>
      <w:bookmarkEnd w:id="24"/>
    </w:p>
    <w:tbl>
      <w:tblID w:val="0"/>
      <w:tblPr>
        <w:tblpPr w:leftFromText="180" w:rightFromText="180" w:vertAnchor="text" w:horzAnchor="margin" w:tblpXSpec="left" w:tblpY="6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252" w:type="dxa"/>
        <w:tblLook w:val="000000" w:firstRow="0" w:lastRow="0" w:firstColumn="0" w:lastColumn="0" w:noHBand="0" w:noVBand="0"/>
        <w:tblLayout w:type="fixed"/>
      </w:tblPr>
      <w:tblGrid>
        <w:gridCol w:w="1537"/>
        <w:gridCol w:w="1318"/>
        <w:gridCol w:w="2810"/>
        <w:gridCol w:w="3587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3"/>
        </w:trPr>
        <w:tc>
          <w:tcPr>
            <w:tcW w:type="dxa" w:w="1537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 w:fill="74A5CD"/>
          </w:tcPr>
          <w:p>
            <w:pPr>
              <w:pStyle w:val="PO177"/>
              <w:rPr>
                <w:i w:val="0"/>
                <w:rFonts w:cs="Arial"/>
                <w:lang w:bidi="en-US" w:eastAsia="en-US" w:val="en-US"/>
              </w:rPr>
            </w:pPr>
            <w:r>
              <w:rPr>
                <w:i w:val="0"/>
                <w:rFonts w:cs="Arial"/>
                <w:lang w:bidi="en-US" w:eastAsia="en-US" w:val="en-US"/>
              </w:rPr>
              <w:t xml:space="preserve">Version No</w:t>
            </w:r>
          </w:p>
        </w:tc>
        <w:tc>
          <w:tcPr>
            <w:tcW w:type="dxa" w:w="13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shd w:val="clear" w:color="000000" w:fill="74A5CD"/>
          </w:tcPr>
          <w:p>
            <w:pPr>
              <w:pStyle w:val="PO177"/>
              <w:rPr>
                <w:i w:val="0"/>
                <w:rFonts w:cs="Arial"/>
                <w:lang w:bidi="en-US" w:eastAsia="en-US" w:val="en-US"/>
              </w:rPr>
            </w:pPr>
            <w:r>
              <w:rPr>
                <w:i w:val="0"/>
                <w:rFonts w:cs="Arial"/>
                <w:lang w:bidi="en-US" w:eastAsia="en-US" w:val="en-US"/>
              </w:rPr>
              <w:t>Date</w:t>
            </w:r>
          </w:p>
        </w:tc>
        <w:tc>
          <w:tcPr>
            <w:tcW w:type="dxa" w:w="281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 w:fill="74A5CD"/>
          </w:tcPr>
          <w:p>
            <w:pPr>
              <w:pStyle w:val="PO177"/>
              <w:rPr>
                <w:i w:val="0"/>
                <w:rFonts w:cs="Arial"/>
                <w:lang w:bidi="en-US" w:eastAsia="en-US" w:val="en-US"/>
              </w:rPr>
            </w:pPr>
            <w:r>
              <w:rPr>
                <w:i w:val="0"/>
                <w:rFonts w:cs="Arial"/>
                <w:lang w:bidi="en-US" w:eastAsia="en-US" w:val="en-US"/>
              </w:rPr>
              <w:t xml:space="preserve">Distributed to</w:t>
            </w:r>
          </w:p>
        </w:tc>
        <w:tc>
          <w:tcPr>
            <w:tcW w:type="dxa" w:w="358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 w:fill="74A5CD"/>
          </w:tcPr>
          <w:p>
            <w:pPr>
              <w:pStyle w:val="PO177"/>
              <w:rPr>
                <w:i w:val="0"/>
                <w:rFonts w:cs="Arial"/>
                <w:lang w:bidi="en-US" w:eastAsia="en-US" w:val="en-US"/>
              </w:rPr>
            </w:pPr>
            <w:r>
              <w:rPr>
                <w:i w:val="0"/>
                <w:rFonts w:cs="Arial"/>
                <w:lang w:bidi="en-US" w:eastAsia="en-US" w:val="en-US"/>
              </w:rPr>
              <w:t>Purpose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73"/>
        </w:trPr>
        <w:tc>
          <w:tcPr>
            <w:tcW w:type="dxa" w:w="153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spacing w:before="40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type="dxa" w:w="13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spacing w:before="40"/>
              <w:rPr>
                <w:rFonts w:cs="Arial"/>
              </w:rPr>
            </w:pPr>
            <w:r>
              <w:rPr>
                <w:sz w:val="18"/>
                <w:szCs w:val="18"/>
                <w:rFonts w:cs="Arial"/>
              </w:rPr>
              <w:t>14.03.2024</w:t>
            </w:r>
          </w:p>
        </w:tc>
        <w:tc>
          <w:tcPr>
            <w:tcW w:type="dxa" w:w="281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spacing w:before="40"/>
              <w:rPr>
                <w:rFonts w:cs="Arial"/>
              </w:rPr>
            </w:pPr>
            <w:r>
              <w:rPr>
                <w:rFonts w:cs="Arial"/>
              </w:rPr>
              <w:t xml:space="preserve">All Departments under GITC </w:t>
            </w:r>
          </w:p>
        </w:tc>
        <w:tc>
          <w:tcPr>
            <w:tcW w:type="dxa" w:w="3587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spacing w:before="40"/>
              <w:rPr>
                <w:rFonts w:cs="Arial"/>
              </w:rPr>
            </w:pPr>
            <w:r>
              <w:rPr>
                <w:rFonts w:cs="Arial"/>
              </w:rPr>
              <w:t xml:space="preserve">SOP for </w:t>
            </w:r>
            <w:r>
              <w:rPr/>
              <w:t>CERTInext</w:t>
            </w:r>
          </w:p>
        </w:tc>
      </w:tr>
    </w:tbl>
    <w:p>
      <w:pPr>
        <w:pStyle w:val="PO175"/>
        <w:rPr>
          <w:sz w:val="32"/>
          <w:szCs w:val="32"/>
        </w:rPr>
      </w:pP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>
      <w:pPr>
        <w:rPr/>
      </w:pPr>
    </w:p>
    <w:p>
      <w:pPr>
        <w:spacing w:lineRule="atLeast" w:line="24" w:after="0"/>
        <w:rPr>
          <w:b w:val="1"/>
          <w:sz w:val="24"/>
          <w:szCs w:val="24"/>
          <w:rFonts w:ascii="Arial" w:hAnsi="Arial" w:cs="Arial"/>
        </w:rPr>
      </w:pPr>
    </w:p>
    <w:p>
      <w:pPr>
        <w:pStyle w:val="PO7"/>
        <w:jc w:val="both"/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</w:pPr>
      <w:r>
        <w:br w:type="page"/>
      </w:r>
      <w:bookmarkStart w:id="25" w:name="_Toc304625989"/>
      <w:bookmarkStart w:id="26" w:name="_Toc158209174"/>
      <w:bookmarkStart w:id="27" w:name="_Toc161316449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 xml:space="preserve">1 Introduction</w:t>
      </w:r>
      <w:bookmarkEnd w:id="25"/>
      <w:bookmarkEnd w:id="26"/>
      <w:bookmarkEnd w:id="27"/>
    </w:p>
    <w:p>
      <w:pPr>
        <w:rPr>
          <w:lang w:bidi="ar-SA"/>
        </w:rPr>
      </w:pPr>
    </w:p>
    <w:p>
      <w:p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/>
        </w:rPr>
        <w:t xml:space="preserve">As part of ECKMS Solution, to handle the Certificate Life cycle and to Discover all the certificates in the </w:t>
      </w:r>
      <w:r>
        <w:rPr>
          <w:rFonts w:eastAsiaTheme="minorEastAsia"/>
          <w:lang w:bidi="ar-SA"/>
        </w:rPr>
        <w:t xml:space="preserve">network enterprise, CERTInext is designed </w:t>
      </w:r>
      <w:r>
        <w:rPr>
          <w:rFonts w:eastAsiaTheme="minorEastAsia"/>
          <w:lang w:bidi="ar-SA" w:val="en-US"/>
        </w:rPr>
        <w:t xml:space="preserve">to provide clear and detailed instructions to discover, </w:t>
      </w:r>
      <w:r>
        <w:rPr>
          <w:rFonts w:eastAsiaTheme="minorEastAsia"/>
          <w:lang w:bidi="ar-SA" w:val="en-US"/>
        </w:rPr>
        <w:t xml:space="preserve">Configure, deploy certificates. The CERTInext application is used to scan hostnames and IP addresses to </w:t>
      </w:r>
      <w:r>
        <w:rPr>
          <w:rFonts w:eastAsiaTheme="minorEastAsia"/>
          <w:lang w:bidi="ar-SA" w:val="en-US"/>
        </w:rPr>
        <w:t xml:space="preserve">discover certificates. The discovered certificates can be found in the Manage Certificates page, where </w:t>
      </w:r>
      <w:r>
        <w:rPr>
          <w:rFonts w:eastAsiaTheme="minorEastAsia"/>
          <w:lang w:bidi="ar-SA" w:val="en-US"/>
        </w:rPr>
        <w:t xml:space="preserve">users can view the status of the certificates, check expiry details, configure, initiate, order, and deploy </w:t>
      </w:r>
      <w:r>
        <w:rPr>
          <w:rFonts w:eastAsiaTheme="minorEastAsia"/>
          <w:lang w:bidi="ar-SA" w:val="en-US"/>
        </w:rPr>
        <w:t>certificates.</w:t>
      </w:r>
    </w:p>
    <w:p>
      <w:p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CERTInext offers discovery and deployment options to various Use cases such as </w:t>
      </w:r>
    </w:p>
    <w:p>
      <w:pPr>
        <w:pStyle w:val="PO26"/>
        <w:numPr>
          <w:ilvl w:val="0"/>
          <w:numId w:val="1"/>
        </w:num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Tomcat Server. </w:t>
      </w:r>
    </w:p>
    <w:p>
      <w:pPr>
        <w:pStyle w:val="PO26"/>
        <w:numPr>
          <w:ilvl w:val="0"/>
          <w:numId w:val="1"/>
        </w:num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JBoss Server. </w:t>
      </w:r>
    </w:p>
    <w:p>
      <w:pPr>
        <w:pStyle w:val="PO26"/>
        <w:numPr>
          <w:ilvl w:val="0"/>
          <w:numId w:val="1"/>
        </w:num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Jetty Server. </w:t>
      </w:r>
    </w:p>
    <w:p>
      <w:pPr>
        <w:pStyle w:val="PO26"/>
        <w:numPr>
          <w:ilvl w:val="0"/>
          <w:numId w:val="1"/>
        </w:num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IIS Server. </w:t>
      </w:r>
    </w:p>
    <w:p>
      <w:pPr>
        <w:pStyle w:val="PO26"/>
        <w:numPr>
          <w:ilvl w:val="0"/>
          <w:numId w:val="1"/>
        </w:num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Ngnix server.</w:t>
      </w:r>
    </w:p>
    <w:p>
      <w:p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However, in this Document we will be discussing Tomcat Server as at SBI we have deployed CERTInext on </w:t>
      </w:r>
      <w:r>
        <w:rPr>
          <w:rFonts w:eastAsiaTheme="minorEastAsia"/>
          <w:lang w:bidi="ar-SA" w:val="en-US"/>
        </w:rPr>
        <w:t xml:space="preserve">the Tomcat Server.</w:t>
      </w:r>
    </w:p>
    <w:p>
      <w:pPr>
        <w:rPr/>
      </w:pPr>
    </w:p>
    <w:p>
      <w:pPr>
        <w:pStyle w:val="PO8"/>
        <w:numPr>
          <w:ilvl w:val="1"/>
          <w:numId w:val="26"/>
        </w:numPr>
        <w:jc w:val="both"/>
        <w:rPr>
          <w:b w:val="1"/>
          <w:sz w:val="24"/>
          <w:szCs w:val="24"/>
          <w:rFonts w:ascii="Times New Roman" w:hAnsi="Times New Roman"/>
        </w:rPr>
      </w:pPr>
      <w:bookmarkStart w:id="28" w:name="_Toc244494021"/>
      <w:bookmarkStart w:id="29" w:name="_Toc158209175"/>
      <w:bookmarkStart w:id="30" w:name="_Toc154570349"/>
      <w:bookmarkStart w:id="31" w:name="_Toc161316450"/>
      <w:r>
        <w:rPr>
          <w:b w:val="1"/>
          <w:sz w:val="24"/>
          <w:szCs w:val="24"/>
          <w:rFonts w:ascii="Times New Roman" w:hAnsi="Times New Roman"/>
        </w:rPr>
        <w:t>Purpose</w:t>
      </w:r>
      <w:bookmarkEnd w:id="28"/>
      <w:bookmarkEnd w:id="29"/>
      <w:bookmarkEnd w:id="30"/>
      <w:bookmarkEnd w:id="31"/>
    </w:p>
    <w:p>
      <w:pPr>
        <w:rPr/>
      </w:pPr>
    </w:p>
    <w:p>
      <w:p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To scan hostnames and IP addresses to discover certificates. The discovered certificates can be found in </w:t>
      </w:r>
      <w:r>
        <w:rPr>
          <w:rFonts w:eastAsiaTheme="minorEastAsia"/>
          <w:lang w:bidi="ar-SA" w:val="en-US"/>
        </w:rPr>
        <w:t xml:space="preserve">the Manage Certificates page, where users can view the status of the certificates, check expiry details, </w:t>
      </w:r>
      <w:r>
        <w:rPr>
          <w:rFonts w:eastAsiaTheme="minorEastAsia"/>
          <w:lang w:bidi="ar-SA" w:val="en-US"/>
        </w:rPr>
        <w:t xml:space="preserve">configure, initiate, order, and deploy certificates. Also, to display the consolidated report of certificates </w:t>
      </w:r>
      <w:r>
        <w:rPr>
          <w:rFonts w:eastAsiaTheme="minorEastAsia"/>
          <w:lang w:bidi="ar-SA" w:val="en-US"/>
        </w:rPr>
        <w:t xml:space="preserve">on the Dashboard.</w:t>
      </w:r>
    </w:p>
    <w:p>
      <w:pPr>
        <w:pStyle w:val="PO8"/>
        <w:jc w:val="both"/>
        <w:ind w:left="283" w:firstLine="0"/>
        <w:rPr>
          <w:b w:val="1"/>
          <w:sz w:val="24"/>
          <w:szCs w:val="24"/>
          <w:rFonts w:ascii="Times New Roman" w:hAnsi="Times New Roman"/>
        </w:rPr>
      </w:pPr>
      <w:bookmarkStart w:id="32" w:name="_Toc424407446"/>
      <w:bookmarkStart w:id="33" w:name="_Toc158209176"/>
      <w:bookmarkStart w:id="34" w:name="_Toc161316451"/>
      <w:r>
        <w:rPr>
          <w:b w:val="1"/>
          <w:sz w:val="24"/>
          <w:szCs w:val="24"/>
          <w:rFonts w:ascii="Times New Roman" w:hAnsi="Times New Roman"/>
        </w:rPr>
        <w:t xml:space="preserve">1.2 Version</w:t>
      </w:r>
      <w:bookmarkEnd w:id="32"/>
      <w:bookmarkEnd w:id="33"/>
      <w:bookmarkEnd w:id="34"/>
    </w:p>
    <w:tbl>
      <w:tblID w:val="0"/>
      <w:tblPr>
        <w:tblpPr w:leftFromText="180" w:rightFromText="180" w:vertAnchor="text" w:horzAnchor="margin" w:tblpXSpec="left" w:tblpY="245"/>
        <w:tblCellMar>
          <w:left w:w="0" w:type="dxa"/>
          <w:top w:w="0" w:type="dxa"/>
          <w:right w:w="0" w:type="dxa"/>
          <w:bottom w:w="0" w:type="dxa"/>
        </w:tblCellMar>
        <w:tblW w:w="9666" w:type="dxa"/>
        <w:tblLook w:val="0004A0" w:firstRow="1" w:lastRow="0" w:firstColumn="1" w:lastColumn="0" w:noHBand="0" w:noVBand="1"/>
        <w:tblLayout w:type="fixed"/>
      </w:tblPr>
      <w:tblGrid>
        <w:gridCol w:w="1706"/>
        <w:gridCol w:w="1136"/>
        <w:gridCol w:w="2414"/>
        <w:gridCol w:w="1424"/>
        <w:gridCol w:w="2986"/>
      </w:tblGrid>
      <w:tr>
        <w:trPr>
          <w:trHeight w:hRule="atleast" w:val="406"/>
        </w:trPr>
        <w:tc>
          <w:tcPr>
            <w:tcW w:type="dxa" w:w="1706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  <w:shd w:val="clear" w:color="000000" w:fill="4F81BD"/>
          </w:tcPr>
          <w:p>
            <w:pPr>
              <w:spacing w:lineRule="auto" w:line="240" w:after="0"/>
              <w:rPr>
                <w:b w:val="1"/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  <w:t>Date</w:t>
            </w:r>
          </w:p>
        </w:tc>
        <w:tc>
          <w:tcPr>
            <w:tcW w:type="dxa" w:w="1136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  <w:shd w:val="clear" w:color="000000" w:fill="4F81BD"/>
          </w:tcPr>
          <w:p>
            <w:pPr>
              <w:spacing w:lineRule="auto" w:line="240" w:after="0"/>
              <w:rPr>
                <w:b w:val="1"/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  <w:t>Version</w:t>
            </w:r>
          </w:p>
        </w:tc>
        <w:tc>
          <w:tcPr>
            <w:tcW w:type="dxa" w:w="2414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  <w:shd w:val="clear" w:color="000000" w:fill="4F81BD"/>
          </w:tcPr>
          <w:p>
            <w:pPr>
              <w:jc w:val="center"/>
              <w:spacing w:lineRule="auto" w:line="240" w:after="0"/>
              <w:rPr>
                <w:b w:val="1"/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  <w:t>Author</w:t>
            </w:r>
          </w:p>
        </w:tc>
        <w:tc>
          <w:tcPr>
            <w:tcW w:type="dxa" w:w="1424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  <w:shd w:val="clear" w:color="000000" w:fill="4F81BD"/>
          </w:tcPr>
          <w:p>
            <w:pPr>
              <w:jc w:val="center"/>
              <w:spacing w:lineRule="auto" w:line="240" w:after="0"/>
              <w:rPr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  <w:t>Status</w:t>
            </w:r>
          </w:p>
        </w:tc>
        <w:tc>
          <w:tcPr>
            <w:tcW w:type="dxa" w:w="2986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  <w:shd w:val="clear" w:color="000000" w:fill="4F81BD"/>
          </w:tcPr>
          <w:p>
            <w:pPr>
              <w:jc w:val="center"/>
              <w:spacing w:lineRule="auto" w:line="240" w:after="0"/>
              <w:rPr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ascii="Arial" w:eastAsia="Times New Roman" w:hAnsi="Arial" w:cs="Arial"/>
                <w:lang w:bidi="ar-SA" w:val="en-US"/>
              </w:rPr>
              <w:t xml:space="preserve">Revision Details</w:t>
            </w:r>
          </w:p>
        </w:tc>
      </w:tr>
      <w:tr>
        <w:trPr>
          <w:trHeight w:hRule="atleast" w:val="231"/>
        </w:trPr>
        <w:tc>
          <w:tcPr>
            <w:tcW w:type="dxa" w:w="1706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</w:tcPr>
          <w:p>
            <w:pPr>
              <w:rPr>
                <w:sz w:val="24"/>
                <w:szCs w:val="24"/>
                <w:rFonts w:ascii="Arial" w:hAnsi="Arial" w:cs="Arial"/>
              </w:rPr>
            </w:pPr>
          </w:p>
        </w:tc>
        <w:tc>
          <w:tcPr>
            <w:tcW w:type="dxa" w:w="1136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</w:tcPr>
          <w:p>
            <w:pPr>
              <w:rPr>
                <w:sz w:val="24"/>
                <w:szCs w:val="24"/>
                <w:rFonts w:cstheme="minorHAnsi"/>
              </w:rPr>
            </w:pPr>
            <w:r>
              <w:rPr>
                <w:sz w:val="24"/>
                <w:szCs w:val="24"/>
                <w:rFonts w:cstheme="minorHAnsi"/>
              </w:rPr>
              <w:t>1.0</w:t>
            </w:r>
          </w:p>
        </w:tc>
        <w:tc>
          <w:tcPr>
            <w:tcW w:type="dxa" w:w="2414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</w:tcPr>
          <w:p>
            <w:pPr>
              <w:spacing w:lineRule="auto" w:line="240" w:after="60"/>
              <w:rPr>
                <w:sz w:val="24"/>
                <w:szCs w:val="24"/>
                <w:rFonts w:eastAsia="Times New Roman" w:cstheme="minorHAnsi"/>
                <w:lang w:bidi="ar-SA" w:val="en-US"/>
              </w:rPr>
            </w:pPr>
            <w:r>
              <w:rPr>
                <w:sz w:val="24"/>
                <w:szCs w:val="24"/>
                <w:rFonts w:cstheme="minorHAnsi"/>
              </w:rPr>
              <w:t xml:space="preserve">Subbarao Peyyala</w:t>
            </w:r>
          </w:p>
        </w:tc>
        <w:tc>
          <w:tcPr>
            <w:tcW w:type="dxa" w:w="1424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</w:tcPr>
          <w:p>
            <w:pPr>
              <w:spacing w:lineRule="auto" w:line="240" w:after="60"/>
              <w:rPr>
                <w:sz w:val="24"/>
                <w:szCs w:val="24"/>
                <w:rFonts w:eastAsia="Times New Roman" w:cstheme="minorHAnsi"/>
                <w:lang w:bidi="ar-SA" w:val="en-US"/>
              </w:rPr>
            </w:pPr>
            <w:r>
              <w:rPr>
                <w:sz w:val="24"/>
                <w:szCs w:val="24"/>
                <w:rFonts w:cstheme="minorHAnsi"/>
              </w:rPr>
              <w:t>Draft</w:t>
            </w:r>
          </w:p>
        </w:tc>
        <w:tc>
          <w:tcPr>
            <w:tcW w:type="dxa" w:w="2986"/>
            <w:tcMar>
              <w:left w:w="108" w:type="dxa"/>
              <w:right w:w="108" w:type="dxa"/>
            </w:tcMar>
            <w:vAlign w:val="top"/>
            <w:tcBorders>
              <w:bottom w:val="single" w:color="7BA0CD" w:sz="8"/>
              <w:left w:val="single" w:color="7BA0CD" w:sz="8"/>
              <w:right w:val="single" w:color="7BA0CD" w:sz="8"/>
              <w:top w:val="single" w:color="7BA0CD" w:sz="8"/>
            </w:tcBorders>
          </w:tcPr>
          <w:p>
            <w:pPr>
              <w:spacing w:lineRule="auto" w:line="240" w:after="60"/>
              <w:rPr>
                <w:sz w:val="24"/>
                <w:szCs w:val="24"/>
                <w:rFonts w:eastAsia="Times New Roman" w:cstheme="minorHAnsi"/>
                <w:lang w:bidi="ar-SA" w:val="en-US"/>
              </w:rPr>
            </w:pPr>
            <w:r>
              <w:rPr>
                <w:sz w:val="24"/>
                <w:szCs w:val="24"/>
                <w:rFonts w:cstheme="minorHAnsi"/>
              </w:rPr>
              <w:t xml:space="preserve">Initial Draft</w:t>
            </w:r>
          </w:p>
        </w:tc>
      </w:tr>
    </w:tbl>
    <w:p>
      <w:pPr>
        <w:rPr/>
      </w:pPr>
    </w:p>
    <w:p>
      <w:pPr>
        <w:pStyle w:val="PO8"/>
        <w:jc w:val="both"/>
        <w:ind w:left="283" w:firstLine="0"/>
        <w:rPr>
          <w:b w:val="1"/>
          <w:sz w:val="24"/>
          <w:szCs w:val="24"/>
          <w:rFonts w:ascii="Times New Roman" w:hAnsi="Times New Roman"/>
        </w:rPr>
      </w:pPr>
      <w:bookmarkStart w:id="35" w:name="_Toc1540376853"/>
      <w:bookmarkStart w:id="36" w:name="_Toc158209177"/>
      <w:bookmarkStart w:id="37" w:name="_Toc153977169"/>
      <w:bookmarkStart w:id="38" w:name="_Toc161316452"/>
      <w:r>
        <w:rPr>
          <w:b w:val="1"/>
          <w:sz w:val="24"/>
          <w:szCs w:val="24"/>
          <w:rFonts w:ascii="Times New Roman" w:hAnsi="Times New Roman"/>
        </w:rPr>
        <w:t xml:space="preserve">1.3 Document Review</w:t>
      </w:r>
      <w:bookmarkEnd w:id="35"/>
      <w:bookmarkEnd w:id="36"/>
      <w:bookmarkEnd w:id="37"/>
      <w:bookmarkEnd w:id="38"/>
    </w:p>
    <w:p>
      <w:pPr>
        <w:rPr/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677" w:type="dxa"/>
        <w:tblInd w:w="-5" w:type="dxa"/>
        <w:tblLook w:val="000000" w:firstRow="0" w:lastRow="0" w:firstColumn="0" w:lastColumn="0" w:noHBand="0" w:noVBand="0"/>
        <w:tblLayout w:type="fixed"/>
      </w:tblPr>
      <w:tblGrid>
        <w:gridCol w:w="1726"/>
        <w:gridCol w:w="1223"/>
        <w:gridCol w:w="3259"/>
        <w:gridCol w:w="1513"/>
        <w:gridCol w:w="1956"/>
      </w:tblGrid>
      <w:tr>
        <w:trPr>
          <w:trHeight w:hRule="atleast" w:val="174"/>
        </w:trPr>
        <w:tc>
          <w:tcPr>
            <w:tcW w:type="dxa" w:w="172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4472C4" w:themeFill="accent5"/>
          </w:tcPr>
          <w:p>
            <w:pPr>
              <w:spacing w:lineRule="auto" w:line="240" w:after="0"/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  <w:t xml:space="preserve">Created On</w:t>
            </w:r>
          </w:p>
        </w:tc>
        <w:tc>
          <w:tcPr>
            <w:tcW w:type="dxa" w:w="1223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4472C4" w:themeFill="accent5"/>
          </w:tcPr>
          <w:p>
            <w:pPr>
              <w:spacing w:lineRule="auto" w:line="240" w:after="0"/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  <w:t xml:space="preserve">Version </w:t>
            </w:r>
          </w:p>
        </w:tc>
        <w:tc>
          <w:tcPr>
            <w:tcW w:type="dxa" w:w="325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4472C4" w:themeFill="accent5"/>
          </w:tcPr>
          <w:p>
            <w:pPr>
              <w:spacing w:lineRule="auto" w:line="240" w:after="0"/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  <w:t xml:space="preserve">Reviewed By</w:t>
            </w:r>
          </w:p>
        </w:tc>
        <w:tc>
          <w:tcPr>
            <w:tcW w:type="dxa" w:w="1513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4472C4" w:themeFill="accent5"/>
          </w:tcPr>
          <w:p>
            <w:pPr>
              <w:spacing w:lineRule="auto" w:line="240" w:after="0"/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  <w:t>Signature</w:t>
            </w:r>
          </w:p>
        </w:tc>
        <w:tc>
          <w:tcPr>
            <w:tcW w:type="dxa" w:w="195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4472C4" w:themeFill="accent5"/>
          </w:tcPr>
          <w:p>
            <w:pPr>
              <w:spacing w:lineRule="auto" w:line="240" w:after="0"/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</w:pPr>
            <w:r>
              <w:rPr>
                <w:b w:val="1"/>
                <w:color w:val="FFFFFF"/>
                <w:sz w:val="24"/>
                <w:szCs w:val="24"/>
                <w:rFonts w:eastAsia="Times New Roman" w:asciiTheme="minorBidi" w:hAnsiTheme="minorBidi"/>
                <w:lang w:bidi="ar-SA" w:val="en-US"/>
              </w:rPr>
              <w:t>Remark</w:t>
            </w:r>
          </w:p>
        </w:tc>
      </w:tr>
      <w:tr>
        <w:trPr>
          <w:trHeight w:hRule="atleast" w:val="34"/>
        </w:trPr>
        <w:tc>
          <w:tcPr>
            <w:tcW w:type="dxa" w:w="172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z w:val="24"/>
                <w:szCs w:val="24"/>
                <w:rFonts w:ascii="Arial" w:hAnsi="Arial" w:cs="Arial"/>
              </w:rPr>
            </w:pPr>
          </w:p>
        </w:tc>
        <w:tc>
          <w:tcPr>
            <w:tcW w:type="dxa" w:w="1223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z w:val="24"/>
                <w:szCs w:val="24"/>
                <w:rFonts w:ascii="Arial" w:hAnsi="Arial" w:cs="Arial"/>
              </w:rPr>
            </w:pPr>
          </w:p>
        </w:tc>
        <w:tc>
          <w:tcPr>
            <w:tcW w:type="dxa" w:w="3259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z w:val="24"/>
                <w:szCs w:val="24"/>
                <w:rFonts w:ascii="Arial" w:hAnsi="Arial" w:cs="Arial"/>
              </w:rPr>
            </w:pPr>
          </w:p>
        </w:tc>
        <w:tc>
          <w:tcPr>
            <w:tcW w:type="dxa" w:w="1513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spacing w:before="40"/>
              <w:rPr>
                <w:sz w:val="18"/>
                <w:szCs w:val="18"/>
                <w:rFonts w:cs="Arial"/>
              </w:rPr>
            </w:pPr>
          </w:p>
        </w:tc>
        <w:tc>
          <w:tcPr>
            <w:tcW w:type="dxa" w:w="195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spacing w:before="40"/>
              <w:rPr>
                <w:sz w:val="18"/>
                <w:szCs w:val="18"/>
                <w:rFonts w:cs="Arial"/>
              </w:rPr>
            </w:pPr>
          </w:p>
        </w:tc>
      </w:tr>
    </w:tbl>
    <w:p>
      <w:pPr>
        <w:rPr>
          <w:b w:val="1"/>
          <w:color w:val="0070C0"/>
          <w:sz w:val="28"/>
          <w:szCs w:val="28"/>
          <w:rFonts w:ascii="Times New Roman" w:hAnsi="Times New Roman" w:cs="Times New Roman"/>
        </w:rPr>
      </w:pPr>
    </w:p>
    <w:p>
      <w:pPr>
        <w:jc w:val="center"/>
        <w:spacing w:lineRule="auto" w:line="240" w:after="0"/>
        <w:rPr>
          <w:b w:val="1"/>
          <w:color w:val="0070C0"/>
          <w:sz w:val="28"/>
          <w:szCs w:val="28"/>
          <w:rFonts w:ascii="Times New Roman" w:hAnsi="Times New Roman" w:cs="Times New Roman"/>
        </w:rPr>
      </w:pPr>
      <w:r>
        <w:br w:type="page"/>
      </w:r>
    </w:p>
    <w:p>
      <w:pPr>
        <w:pStyle w:val="PO7"/>
        <w:numPr>
          <w:ilvl w:val="0"/>
          <w:numId w:val="26"/>
        </w:numPr>
        <w:jc w:val="both"/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</w:pPr>
      <w:bookmarkStart w:id="39" w:name="_Toc44585471"/>
      <w:bookmarkStart w:id="40" w:name="_Toc158209178"/>
      <w:bookmarkStart w:id="41" w:name="_Toc154570351"/>
      <w:bookmarkStart w:id="42" w:name="_Toc161316453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>Pre-requisites</w:t>
      </w:r>
      <w:bookmarkEnd w:id="39"/>
      <w:bookmarkEnd w:id="40"/>
      <w:bookmarkEnd w:id="41"/>
      <w:bookmarkEnd w:id="42"/>
    </w:p>
    <w:p>
      <w:pPr>
        <w:rPr>
          <w:lang w:bidi="ar-SA"/>
        </w:rPr>
      </w:pPr>
    </w:p>
    <w:p>
      <w:p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At least one server available to run CERTInext and another server to run the CERTInextClient. However, </w:t>
      </w:r>
      <w:r>
        <w:rPr>
          <w:rFonts w:eastAsiaTheme="minorEastAsia"/>
          <w:lang w:bidi="ar-SA" w:val="en-US"/>
        </w:rPr>
        <w:t xml:space="preserve">both CERTInext and CERTInextClient can run on the same server.</w:t>
      </w:r>
    </w:p>
    <w:p>
      <w:p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The creation of an admin is a prerequisite for CERTInext. Different CERTInext tasks will be carried out by </w:t>
      </w:r>
      <w:r>
        <w:rPr>
          <w:rFonts w:eastAsiaTheme="minorEastAsia"/>
          <w:lang w:bidi="ar-SA" w:val="en-US"/>
        </w:rPr>
        <w:t xml:space="preserve">a user with admin access. </w:t>
      </w:r>
    </w:p>
    <w:p>
      <w:pPr>
        <w:numPr>
          <w:ilvl w:val="0"/>
          <w:numId w:val="7"/>
        </w:num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User needs login to CERTInext as a “Superadmin” user.</w:t>
      </w:r>
    </w:p>
    <w:p>
      <w:pPr>
        <w:jc w:val="both"/>
        <w:rPr>
          <w:sz w:val="24"/>
          <w:szCs w:val="24"/>
          <w:rFonts w:eastAsiaTheme="minorEastAsia"/>
          <w:lang w:bidi="ar-SA" w:val="en-US"/>
        </w:rPr>
      </w:pPr>
      <w:r>
        <w:rPr>
          <w:sz w:val="20"/>
        </w:rPr>
        <w:drawing>
          <wp:inline distT="0" distB="0" distL="0" distR="0">
            <wp:extent cx="5542915" cy="2378710"/>
            <wp:effectExtent l="0" t="0" r="0" b="0"/>
            <wp:docPr id="2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23186/AppData/Roaming/PolarisOffice9/ETemp/8656_12728520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79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4"/>
          <w:szCs w:val="24"/>
          <w:rFonts w:eastAsiaTheme="minorEastAsia"/>
          <w:lang w:bidi="ar-SA" w:val="en-US"/>
        </w:rPr>
        <w:br/>
      </w:r>
      <w:r>
        <w:rPr/>
        <w:br/>
      </w:r>
    </w:p>
    <w:p>
      <w:pPr>
        <w:numPr>
          <w:ilvl w:val="0"/>
          <w:numId w:val="8"/>
        </w:num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User opens login page. </w:t>
      </w:r>
    </w:p>
    <w:p>
      <w:pPr>
        <w:numPr>
          <w:ilvl w:val="0"/>
          <w:numId w:val="8"/>
        </w:num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User enters their “username” &amp; “password” in the designated field. </w:t>
      </w:r>
    </w:p>
    <w:p>
      <w:pPr>
        <w:numPr>
          <w:ilvl w:val="0"/>
          <w:numId w:val="9"/>
        </w:numPr>
        <w:jc w:val="both"/>
        <w:rPr/>
      </w:pPr>
      <w:r>
        <w:rPr>
          <w:rFonts w:eastAsiaTheme="minorEastAsia"/>
          <w:lang w:bidi="ar-SA" w:val="en-US"/>
        </w:rPr>
        <w:t xml:space="preserve">User enters the “captcha” in the designated field. </w:t>
      </w:r>
    </w:p>
    <w:p>
      <w:pPr>
        <w:numPr>
          <w:ilvl w:val="0"/>
          <w:numId w:val="9"/>
        </w:numPr>
        <w:jc w:val="both"/>
        <w:rPr/>
      </w:pPr>
      <w:r>
        <w:rPr>
          <w:rFonts w:eastAsiaTheme="minorEastAsia"/>
          <w:lang w:bidi="ar-SA" w:val="en-US"/>
        </w:rPr>
        <w:t xml:space="preserve">User clicks the “login” button. </w:t>
      </w:r>
    </w:p>
    <w:p>
      <w:pPr>
        <w:numPr>
          <w:ilvl w:val="0"/>
          <w:numId w:val="9"/>
        </w:numPr>
        <w:jc w:val="both"/>
        <w:rPr/>
      </w:pPr>
      <w:r>
        <w:rPr>
          <w:rFonts w:eastAsiaTheme="minorEastAsia"/>
          <w:lang w:bidi="ar-SA" w:val="en-US"/>
        </w:rPr>
        <w:t xml:space="preserve">The system validates the entered information. </w:t>
      </w:r>
    </w:p>
    <w:p>
      <w:pPr>
        <w:numPr>
          <w:ilvl w:val="0"/>
          <w:numId w:val="9"/>
        </w:numPr>
        <w:jc w:val="both"/>
        <w:rPr>
          <w:rFonts w:eastAsiaTheme="minorEastAsia"/>
          <w:lang w:bidi="ar-SA" w:val="en-US"/>
        </w:rPr>
      </w:pPr>
      <w:r>
        <w:rPr>
          <w:rFonts w:eastAsiaTheme="minorEastAsia"/>
          <w:lang w:bidi="ar-SA" w:val="en-US"/>
        </w:rPr>
        <w:t xml:space="preserve">Upon successful login, the dashboard page appears as seen below.</w:t>
      </w:r>
    </w:p>
    <w:p>
      <w:pPr>
        <w:jc w:val="both"/>
        <w:rPr>
          <w:color w:val="000000" w:themeColor="text1"/>
          <w:rFonts w:ascii="Calibri" w:eastAsia="Calibri" w:hAnsi="Calibri" w:cs="Calibri"/>
          <w:lang w:val="en-US"/>
        </w:rPr>
      </w:pPr>
      <w:r>
        <w:rPr>
          <w:sz w:val="20"/>
        </w:rPr>
        <w:drawing>
          <wp:anchor distT="0" distB="0" distL="0" distR="0" simplePos="0" relativeHeight="25162497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639</wp:posOffset>
            </wp:positionV>
            <wp:extent cx="6000750" cy="3393440"/>
            <wp:effectExtent l="0" t="0" r="0" b="0"/>
            <wp:wrapSquare wrapText="largest"/>
            <wp:docPr id="2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23186/AppData/Roaming/PolarisOffice9/ETemp/8656_12728520/imag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39407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9"/>
        </w:numPr>
        <w:jc w:val="both"/>
        <w:rPr/>
      </w:pPr>
      <w:r>
        <w:rPr>
          <w:color w:val="000000" w:themeColor="text1"/>
          <w:rFonts w:eastAsia="Calibri" w:cs="Calibri"/>
          <w:lang w:val="en-US"/>
        </w:rPr>
        <w:t xml:space="preserve">User logs into their superadmin dashboard page. </w:t>
      </w:r>
      <w:r>
        <w:rPr>
          <w:lang w:val="en-US"/>
        </w:rPr>
        <w:t xml:space="preserve"> </w:t>
      </w:r>
    </w:p>
    <w:p>
      <w:pPr>
        <w:jc w:val="both"/>
        <w:rPr/>
      </w:pPr>
    </w:p>
    <w:p>
      <w:pPr>
        <w:pStyle w:val="PO7"/>
        <w:numPr>
          <w:ilvl w:val="0"/>
          <w:numId w:val="26"/>
        </w:numPr>
        <w:jc w:val="both"/>
        <w:ind w:left="0" w:firstLine="0"/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</w:pPr>
      <w:bookmarkStart w:id="43" w:name="_Toc161316454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>W</w:t>
      </w:r>
      <w:bookmarkStart w:id="44" w:name="_Toc1726399968"/>
      <w:bookmarkStart w:id="45" w:name="_Toc158209179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 xml:space="preserve">orking on CERTInext</w:t>
      </w:r>
      <w:bookmarkEnd w:id="43"/>
      <w:bookmarkEnd w:id="44"/>
      <w:bookmarkEnd w:id="45"/>
    </w:p>
    <w:p>
      <w:pPr>
        <w:rPr>
          <w:b w:val="1"/>
          <w:color w:val="002060"/>
          <w:sz w:val="36"/>
          <w:szCs w:val="36"/>
          <w:rFonts w:asciiTheme="majorHAnsi" w:eastAsiaTheme="majorEastAsia" w:hAnsiTheme="majorHAnsi" w:cstheme="minorBidi"/>
          <w:lang w:bidi="ar-SA"/>
        </w:rPr>
      </w:pPr>
    </w:p>
    <w:p>
      <w:pPr>
        <w:pStyle w:val="PO162"/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In SBI, eMudhra has CERTInext deployed on-premise. Also, emCA eMudhra’s Certifying Authority </w:t>
      </w:r>
      <w:r>
        <w:rPr>
          <w:rFonts w:asciiTheme="minorHAnsi" w:eastAsiaTheme="minorEastAsia" w:hAnsiTheme="minorHAnsi" w:cstheme="minorBidi"/>
          <w:lang w:eastAsia="ko-KR"/>
        </w:rPr>
        <w:t xml:space="preserve">application is capable of issuing digital certificates to human as well as devices which is also deployed at </w:t>
      </w:r>
      <w:r>
        <w:rPr>
          <w:rFonts w:asciiTheme="minorHAnsi" w:eastAsiaTheme="minorEastAsia" w:hAnsiTheme="minorHAnsi" w:cstheme="minorBidi"/>
          <w:lang w:eastAsia="ko-KR"/>
        </w:rPr>
        <w:t xml:space="preserve">SBI on-premise. Both emCA and CERTInext work together to Manage and Maintain Digital Certificates </w:t>
      </w:r>
      <w:r>
        <w:rPr>
          <w:rFonts w:asciiTheme="minorHAnsi" w:eastAsiaTheme="minorEastAsia" w:hAnsiTheme="minorHAnsi" w:cstheme="minorBidi"/>
          <w:lang w:eastAsia="ko-KR"/>
        </w:rPr>
        <w:t xml:space="preserve">inside SBI enterprise. </w:t>
      </w:r>
    </w:p>
    <w:p>
      <w:pPr>
        <w:pStyle w:val="PO162"/>
        <w:spacing w:lineRule="auto" w:line="275" w:before="0" w:after="0"/>
        <w:rPr>
          <w:rFonts w:asciiTheme="minorHAnsi" w:eastAsiaTheme="minorEastAsia" w:hAnsiTheme="minorHAnsi" w:cstheme="minorBidi"/>
          <w:lang w:eastAsia="ko-KR"/>
        </w:rPr>
      </w:pP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>Dashboard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User Management (Permission/Hierarchy)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Certificate Management (Discovery/Editing/Tagging)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Certificate Life cycle management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Department Management 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License Management 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Interfacing with Email and SMS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Customized Reports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Key Management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CSR Template Configuration Management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Certification Configuration Management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CA Connector Setting</w:t>
      </w:r>
    </w:p>
    <w:p>
      <w:pPr>
        <w:pStyle w:val="PO162"/>
        <w:numPr>
          <w:ilvl w:val="0"/>
          <w:numId w:val="6"/>
        </w:numPr>
        <w:spacing w:lineRule="auto" w:line="275" w:before="0" w:after="0"/>
        <w:rPr/>
      </w:pPr>
      <w:r>
        <w:rPr>
          <w:rFonts w:asciiTheme="minorHAnsi" w:eastAsiaTheme="minorEastAsia" w:hAnsiTheme="minorHAnsi" w:cstheme="minorBidi"/>
          <w:lang w:eastAsia="ko-KR"/>
        </w:rPr>
        <w:t xml:space="preserve">Manage Schedules</w:t>
      </w:r>
    </w:p>
    <w:p>
      <w:pPr>
        <w:pStyle w:val="PO162"/>
        <w:spacing w:lineRule="auto" w:line="275" w:before="0" w:after="0"/>
        <w:rPr>
          <w:color w:val="000000" w:themeColor="text1"/>
          <w:sz w:val="24"/>
          <w:szCs w:val="24"/>
          <w:u w:val="single"/>
          <w:rFonts w:ascii="Segoe UI" w:eastAsia="Segoe UI" w:hAnsi="Segoe UI" w:cs="Segoe UI"/>
        </w:rPr>
      </w:pPr>
    </w:p>
    <w:p>
      <w:pPr>
        <w:pStyle w:val="PO8"/>
        <w:numPr>
          <w:ilvl w:val="1"/>
          <w:numId w:val="26"/>
        </w:numPr>
        <w:spacing w:lineRule="auto" w:line="275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46" w:name="_Toc161316455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User Creation</w:t>
      </w:r>
      <w:bookmarkEnd w:id="46"/>
    </w:p>
    <w:p>
      <w:pPr>
        <w:rPr/>
      </w:pP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supports creation of two type of users:</w:t>
      </w:r>
    </w:p>
    <w:p>
      <w:pPr>
        <w:pStyle w:val="PO162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Superadmin</w:t>
      </w:r>
    </w:p>
    <w:p>
      <w:pPr>
        <w:pStyle w:val="PO162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User (Role based)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"Manage Users" page in the CERTInext application is a centralized interface designed for superadmin </w:t>
      </w:r>
      <w:r>
        <w:rPr>
          <w:rFonts w:asciiTheme="minorHAnsi" w:hAnsiTheme="minorHAnsi" w:cstheme="minorHAnsi"/>
        </w:rPr>
        <w:t xml:space="preserve">user to oversee and administer user accounts efficiently. The page will present user details in a tabular </w:t>
      </w:r>
      <w:r>
        <w:rPr>
          <w:rFonts w:asciiTheme="minorHAnsi" w:hAnsiTheme="minorHAnsi" w:cstheme="minorHAnsi"/>
        </w:rPr>
        <w:t xml:space="preserve">format, facilitating quick reference and management.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User with superadmin privileges can create as many users as he wants. Depending on the permissions </w:t>
      </w:r>
      <w:r>
        <w:rPr>
          <w:rFonts w:asciiTheme="minorHAnsi" w:hAnsiTheme="minorHAnsi" w:cstheme="minorHAnsi"/>
        </w:rPr>
        <w:t xml:space="preserve">any user needs, a ROLE template is needed to be defined first. User can be created by assigning the </w:t>
      </w:r>
      <w:r>
        <w:rPr>
          <w:rFonts w:asciiTheme="minorHAnsi" w:hAnsiTheme="minorHAnsi" w:cstheme="minorHAnsi"/>
        </w:rPr>
        <w:t xml:space="preserve">“Permission Template” to the user. The privileges of the new user created will be as per the permissions </w:t>
      </w:r>
      <w:r>
        <w:rPr>
          <w:rFonts w:asciiTheme="minorHAnsi" w:hAnsiTheme="minorHAnsi" w:cstheme="minorHAnsi"/>
        </w:rPr>
        <w:t xml:space="preserve">given in the Permission Template”.</w:t>
      </w:r>
    </w:p>
    <w:p>
      <w:pPr>
        <w:pStyle w:val="PO162"/>
        <w:rPr/>
      </w:pPr>
    </w:p>
    <w:p>
      <w:pPr>
        <w:pStyle w:val="PO162"/>
        <w:rPr/>
      </w:pPr>
      <w:r>
        <w:rPr>
          <w:sz w:val="20"/>
        </w:rPr>
        <w:drawing>
          <wp:anchor distT="0" distB="0" distL="0" distR="0" simplePos="0" relativeHeight="25162498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639</wp:posOffset>
            </wp:positionV>
            <wp:extent cx="6000750" cy="2160270"/>
            <wp:effectExtent l="0" t="0" r="0" b="0"/>
            <wp:wrapSquare wrapText="largest"/>
            <wp:docPr id="2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23186/AppData/Roaming/PolarisOffice9/ETemp/8656_12728520/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16090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feature of CERTInext give the organization the flexibility to create users with customize  privileges.</w:t>
      </w:r>
    </w:p>
    <w:p>
      <w:pPr>
        <w:pStyle w:val="PO162"/>
        <w:rPr/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47" w:name="_Toc161316456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3.3 Department Management</w:t>
      </w:r>
      <w:bookmarkEnd w:id="47"/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the Manage Department, the super admin can add new departments and assign applications to these </w:t>
      </w:r>
      <w:r>
        <w:rPr>
          <w:rFonts w:asciiTheme="minorHAnsi" w:hAnsiTheme="minorHAnsi" w:cstheme="minorHAnsi"/>
        </w:rPr>
        <w:t xml:space="preserve">departments which enhances the flexibility and organization of user access and certificate management. </w:t>
      </w:r>
      <w:r>
        <w:rPr>
          <w:rFonts w:asciiTheme="minorHAnsi" w:hAnsiTheme="minorHAnsi" w:cstheme="minorHAnsi"/>
        </w:rPr>
        <w:t xml:space="preserve">New Department can be Added along with the Application Name which belong to that department.  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Department can be Delete/Edited/Searched.</w:t>
      </w:r>
    </w:p>
    <w:p>
      <w:pPr>
        <w:pStyle w:val="PO162"/>
        <w:rPr/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48" w:name="_Toc161316457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3.4 License Management</w:t>
      </w:r>
      <w:bookmarkEnd w:id="48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 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License management section in the Super admin portal of CERTInext allows users to effectively </w:t>
      </w:r>
      <w:r>
        <w:rPr>
          <w:rFonts w:asciiTheme="minorHAnsi" w:hAnsiTheme="minorHAnsi" w:cstheme="minorHAnsi"/>
        </w:rPr>
        <w:t xml:space="preserve">manage their CERTInext License. The Super admin User can renew the CERTInext Enterprise license. The </w:t>
      </w:r>
      <w:r>
        <w:rPr>
          <w:rFonts w:asciiTheme="minorHAnsi" w:hAnsiTheme="minorHAnsi" w:cstheme="minorHAnsi"/>
        </w:rPr>
        <w:t xml:space="preserve">"Generate ID" and "Register License" button will become active 30 days before the license expiration </w:t>
      </w:r>
      <w:r>
        <w:rPr>
          <w:rFonts w:asciiTheme="minorHAnsi" w:hAnsiTheme="minorHAnsi" w:cstheme="minorHAnsi"/>
        </w:rPr>
        <w:t>date.</w:t>
      </w:r>
    </w:p>
    <w:p>
      <w:pPr>
        <w:pStyle w:val="PO162"/>
        <w:rPr/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49" w:name="_Toc161316458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3.5 Certificate Discovery</w:t>
      </w:r>
      <w:bookmarkEnd w:id="49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  </w:t>
      </w:r>
    </w:p>
    <w:p>
      <w:pPr>
        <w:pStyle w:val="PO162"/>
        <w:rPr>
          <w:rFonts w:asciiTheme="minorHAnsi" w:hAnsiTheme="minorHAnsi" w:cstheme="minorHAnsi"/>
        </w:rPr>
      </w:pPr>
      <w:r>
        <w:rPr/>
        <w:t xml:space="preserve">CERTInext discovers digital certificates from devices and applications across enterprise data </w:t>
      </w:r>
      <w:r>
        <w:rPr/>
        <w:t xml:space="preserve">centers and multi-cloud environments. It supports both authenticated and un-authenticated scan </w:t>
      </w:r>
      <w:r>
        <w:rPr>
          <w:rFonts w:asciiTheme="minorHAnsi" w:hAnsiTheme="minorHAnsi" w:cstheme="minorHAnsi"/>
        </w:rPr>
        <w:t xml:space="preserve">of devices and applications for certificates. Enterprise can feed the CERTInext with IP Addresses or IP </w:t>
      </w:r>
      <w:r>
        <w:rPr>
          <w:rFonts w:asciiTheme="minorHAnsi" w:hAnsiTheme="minorHAnsi" w:cstheme="minorHAnsi"/>
        </w:rPr>
        <w:t xml:space="preserve">Addresses range along with ports for discovering certificates. 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has the capability to continuously scan the network for new certificates. User employs “SSL </w:t>
      </w:r>
      <w:r>
        <w:rPr>
          <w:rFonts w:asciiTheme="minorHAnsi" w:hAnsiTheme="minorHAnsi" w:cstheme="minorHAnsi"/>
        </w:rPr>
        <w:t xml:space="preserve">certificate discovery” method to discover certificates from “Tomcat server”.  </w:t>
      </w:r>
    </w:p>
    <w:p>
      <w:pPr>
        <w:pStyle w:val="PO162"/>
        <w:rPr/>
      </w:pPr>
      <w:r>
        <w:rPr/>
        <w:t> </w:t>
      </w:r>
    </w:p>
    <w:p>
      <w:pPr>
        <w:pStyle w:val="PO162"/>
        <w:jc w:val="center"/>
        <w:rPr/>
      </w:pPr>
      <w:r>
        <w:rPr>
          <w:sz w:val="20"/>
        </w:rPr>
        <w:drawing>
          <wp:anchor distT="0" distB="0" distL="0" distR="0" simplePos="0" relativeHeight="251624973" behindDoc="0" locked="0" layoutInCell="0" allowOverlap="1">
            <wp:simplePos x="0" y="0"/>
            <wp:positionH relativeFrom="column">
              <wp:posOffset>34294</wp:posOffset>
            </wp:positionH>
            <wp:positionV relativeFrom="paragraph">
              <wp:posOffset>639</wp:posOffset>
            </wp:positionV>
            <wp:extent cx="1371600" cy="2311400"/>
            <wp:effectExtent l="0" t="0" r="0" b="0"/>
            <wp:wrapSquare wrapText="largest"/>
            <wp:docPr id="2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23186/AppData/Roaming/PolarisOffice9/ETemp/8656_12728520/imag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-735" t="-436" r="-735" b="-436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2312035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jc w:val="left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user have the privilege to discover certificates of 6 different ways.</w:t>
      </w:r>
    </w:p>
    <w:p>
      <w:pPr>
        <w:pStyle w:val="PO162"/>
        <w:rPr/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50" w:name="_Toc161316459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3.5.1 SSL/TSL Certificate Discovery</w:t>
      </w:r>
      <w:bookmarkEnd w:id="50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  </w:t>
      </w:r>
    </w:p>
    <w:p>
      <w:pPr>
        <w:pStyle w:val="PO162"/>
        <w:numPr>
          <w:ilvl w:val="0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Discovering SSL/TSL certificates from a “Tomcat server”. 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="Segoe UI Symbol" w:hAnsi="Segoe UI Symbol" w:cs="Segoe UI Symbol"/>
        </w:rPr>
        <w:t>➔</w:t>
      </w:r>
      <w:r>
        <w:rPr>
          <w:rFonts w:asciiTheme="minorHAnsi" w:hAnsiTheme="minorHAnsi" w:cstheme="minorHAnsi"/>
        </w:rPr>
        <w:t xml:space="preserve"> The user selects the "Discovery" -&gt; "SSL/TSL" tab in the left navigation.  </w:t>
      </w:r>
    </w:p>
    <w:p>
      <w:pPr>
        <w:pStyle w:val="PO162"/>
        <w:rPr/>
      </w:pPr>
    </w:p>
    <w:p>
      <w:pPr>
        <w:pStyle w:val="PO162"/>
        <w:rPr/>
      </w:pPr>
      <w:r>
        <w:rPr>
          <w:sz w:val="20"/>
        </w:rPr>
        <w:drawing>
          <wp:anchor distT="0" distB="0" distL="0" distR="0" simplePos="0" relativeHeight="25162497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639</wp:posOffset>
            </wp:positionV>
            <wp:extent cx="5327650" cy="2495550"/>
            <wp:effectExtent l="0" t="0" r="0" b="0"/>
            <wp:wrapSquare wrapText="largest"/>
            <wp:docPr id="2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23186/AppData/Roaming/PolarisOffice9/ETemp/8656_12728520/image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4961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  <w:r>
        <w:rPr/>
        <w:t> </w:t>
      </w:r>
    </w:p>
    <w:p>
      <w:pPr>
        <w:pStyle w:val="PO162"/>
        <w:rPr/>
      </w:pPr>
      <w:r>
        <w:rPr/>
        <w:t> </w:t>
      </w:r>
    </w:p>
    <w:p>
      <w:pPr>
        <w:pStyle w:val="PO162"/>
        <w:rPr>
          <w:rFonts w:asciiTheme="minorHAnsi" w:hAnsiTheme="minorHAnsi" w:cstheme="minorHAnsi"/>
        </w:rPr>
      </w:pPr>
      <w:r>
        <w:rPr/>
        <w:tab/>
      </w:r>
      <w:r>
        <w:rPr>
          <w:rFonts w:ascii="Segoe UI Symbol" w:hAnsi="Segoe UI Symbol" w:cs="Segoe UI Symbol"/>
        </w:rPr>
        <w:t>➔</w:t>
      </w:r>
      <w:r>
        <w:rPr>
          <w:rFonts w:asciiTheme="minorHAnsi" w:hAnsiTheme="minorHAnsi" w:cstheme="minorHAnsi"/>
        </w:rPr>
        <w:t xml:space="preserve"> By default, the "Hostname/IP Address" option is selected.</w:t>
      </w:r>
      <w:r>
        <w:rPr>
          <w:rFonts w:ascii="Calibri" w:hAnsi="Calibri" w:cs="Calibri"/>
        </w:rPr>
        <w:t>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="Segoe UI Symbol" w:hAnsi="Segoe UI Symbol" w:cs="Segoe UI Symbol"/>
        </w:rPr>
        <w:t>➔</w:t>
      </w:r>
      <w:r>
        <w:rPr>
          <w:rFonts w:asciiTheme="minorHAnsi" w:hAnsiTheme="minorHAnsi" w:cstheme="minorHAnsi"/>
        </w:rPr>
        <w:t xml:space="preserve"> The user enters the </w:t>
      </w:r>
      <w:r>
        <w:rPr>
          <w:rFonts w:ascii="Calibri" w:hAnsi="Calibri" w:cs="Calibri"/>
        </w:rPr>
        <w:t>“</w:t>
      </w:r>
      <w:r>
        <w:rPr>
          <w:rFonts w:asciiTheme="minorHAnsi" w:hAnsiTheme="minorHAnsi" w:cstheme="minorHAnsi"/>
        </w:rPr>
        <w:t xml:space="preserve">Hostname/IP Address</w:t>
      </w:r>
      <w:r>
        <w:rPr>
          <w:rFonts w:ascii="Calibri" w:hAnsi="Calibri" w:cs="Calibri"/>
        </w:rPr>
        <w:t>”</w:t>
      </w:r>
      <w:r>
        <w:rPr>
          <w:rFonts w:asciiTheme="minorHAnsi" w:hAnsiTheme="minorHAnsi" w:cstheme="minorHAnsi"/>
        </w:rPr>
        <w:t xml:space="preserve"> of the respective device or web server. </w:t>
      </w:r>
      <w:r>
        <w:rPr>
          <w:rFonts w:ascii="Calibri" w:hAnsi="Calibri" w:cs="Calibri"/>
        </w:rPr>
        <w:t>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="Segoe UI Symbol" w:hAnsi="Segoe UI Symbol" w:cs="Segoe UI Symbol"/>
        </w:rPr>
        <w:t>➔</w:t>
      </w:r>
      <w:r>
        <w:rPr>
          <w:rFonts w:asciiTheme="minorHAnsi" w:hAnsiTheme="minorHAnsi" w:cstheme="minorHAnsi"/>
        </w:rPr>
        <w:t xml:space="preserve"> The user clicks the "Discover" button. 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="Segoe UI Symbol" w:hAnsi="Segoe UI Symbol" w:cs="Segoe UI Symbol"/>
        </w:rPr>
        <w:t>➔</w:t>
      </w:r>
      <w:r>
        <w:rPr>
          <w:rFonts w:asciiTheme="minorHAnsi" w:hAnsiTheme="minorHAnsi" w:cstheme="minorHAnsi"/>
        </w:rPr>
        <w:t xml:space="preserve"> The below page appears, displaying the discovered SSL certificates.</w:t>
      </w:r>
    </w:p>
    <w:p>
      <w:pPr>
        <w:pStyle w:val="PO162"/>
        <w:rPr>
          <w:rFonts w:asciiTheme="minorHAnsi" w:hAnsiTheme="minorHAnsi" w:cstheme="minorHAnsi"/>
        </w:rPr>
      </w:pPr>
    </w:p>
    <w:p>
      <w:pPr>
        <w:pStyle w:val="PO162"/>
        <w:rPr/>
      </w:pPr>
      <w:r>
        <w:rPr>
          <w:sz w:val="20"/>
        </w:rPr>
        <w:drawing>
          <wp:anchor distT="0" distB="0" distL="0" distR="0" simplePos="0" relativeHeight="25162497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639</wp:posOffset>
            </wp:positionV>
            <wp:extent cx="5668010" cy="1545590"/>
            <wp:effectExtent l="0" t="0" r="0" b="0"/>
            <wp:wrapSquare wrapText="largest"/>
            <wp:docPr id="2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23186/AppData/Roaming/PolarisOffice9/ETemp/8656_12728520/imag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15462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/>
        <w:t> </w:t>
      </w:r>
    </w:p>
    <w:p>
      <w:pPr>
        <w:pStyle w:val="PO162"/>
        <w:rPr>
          <w:rFonts w:asciiTheme="minorHAnsi" w:hAnsiTheme="minorHAnsi" w:cstheme="minorHAnsi"/>
        </w:rPr>
      </w:pPr>
      <w:r>
        <w:rPr/>
        <w:tab/>
      </w:r>
      <w:r>
        <w:rPr>
          <w:rFonts w:ascii="Segoe UI Symbol" w:hAnsi="Segoe UI Symbol" w:cs="Segoe UI Symbol"/>
        </w:rPr>
        <w:t>➔</w:t>
      </w:r>
      <w:r>
        <w:rPr>
          <w:rFonts w:asciiTheme="minorHAnsi" w:hAnsiTheme="minorHAnsi" w:cstheme="minorHAnsi"/>
        </w:rPr>
        <w:t xml:space="preserve"> The user can click the "Reset" button to re-enter the fields and initiate a new discovery.</w:t>
      </w:r>
    </w:p>
    <w:p>
      <w:pPr>
        <w:pStyle w:val="PO162"/>
        <w:rPr/>
      </w:pP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User can discovery certificated using other discovery options:</w:t>
      </w:r>
    </w:p>
    <w:p>
      <w:pPr>
        <w:pStyle w:val="PO162"/>
        <w:rPr>
          <w:rFonts w:asciiTheme="minorHAnsi" w:hAnsiTheme="minorHAnsi" w:cstheme="minorHAnsi"/>
        </w:rPr>
      </w:pPr>
    </w:p>
    <w:p>
      <w:pPr>
        <w:pStyle w:val="PO162"/>
        <w:rPr>
          <w:rFonts w:asciiTheme="minorHAnsi" w:hAnsiTheme="minorHAnsi" w:cstheme="minorHAnsi"/>
        </w:rPr>
      </w:pPr>
    </w:p>
    <w:p>
      <w:pPr>
        <w:pStyle w:val="PO162"/>
        <w:rPr>
          <w:rFonts w:asciiTheme="minorHAnsi" w:hAnsiTheme="minorHAnsi" w:cstheme="minorHAnsi"/>
        </w:rPr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51" w:name="_Toc161316460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3.5.2 HSM</w:t>
      </w:r>
      <w:bookmarkEnd w:id="51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 </w:t>
      </w: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  <w:r>
        <w:rPr>
          <w:sz w:val="20"/>
        </w:rPr>
        <w:drawing>
          <wp:anchor distT="0" distB="0" distL="0" distR="0" simplePos="0" relativeHeight="25162498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639</wp:posOffset>
            </wp:positionV>
            <wp:extent cx="5892800" cy="2711450"/>
            <wp:effectExtent l="0" t="0" r="0" b="0"/>
            <wp:wrapSquare wrapText="largest"/>
            <wp:docPr id="3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23186/AppData/Roaming/PolarisOffice9/ETemp/8656_12728520/image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7120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52" w:name="_Toc161316461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3.5.4 Certificate Store</w:t>
      </w:r>
      <w:bookmarkEnd w:id="52"/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user connects to the Windows machine of the given Host IP and import the certificates from </w:t>
      </w:r>
      <w:r>
        <w:rPr>
          <w:rFonts w:asciiTheme="minorHAnsi" w:hAnsiTheme="minorHAnsi" w:cstheme="minorHAnsi"/>
        </w:rPr>
        <w:t xml:space="preserve">the certificate store and lists them on the page.</w:t>
      </w:r>
    </w:p>
    <w:p>
      <w:pPr>
        <w:pStyle w:val="PO162"/>
        <w:rPr/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53" w:name="_Toc161316462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3.5.5 Cloud Providers</w:t>
      </w:r>
      <w:bookmarkEnd w:id="53"/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discover the AWS Certificate users need to select the Cloud Providers → AWS submenu. The below </w:t>
      </w:r>
      <w:r>
        <w:rPr>
          <w:rFonts w:asciiTheme="minorHAnsi" w:hAnsiTheme="minorHAnsi" w:cstheme="minorHAnsi"/>
        </w:rPr>
        <w:t xml:space="preserve">image will be displayed</w:t>
      </w:r>
    </w:p>
    <w:p>
      <w:pPr>
        <w:pStyle w:val="PO162"/>
        <w:rPr/>
      </w:pPr>
      <w:r>
        <w:rPr>
          <w:sz w:val="20"/>
        </w:rPr>
        <w:drawing>
          <wp:anchor distT="0" distB="0" distL="0" distR="0" simplePos="0" relativeHeight="25162498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639</wp:posOffset>
            </wp:positionV>
            <wp:extent cx="5937250" cy="2768600"/>
            <wp:effectExtent l="0" t="0" r="0" b="0"/>
            <wp:wrapSquare wrapText="largest"/>
            <wp:docPr id="31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23186/AppData/Roaming/PolarisOffice9/ETemp/8656_12728520/image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692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54" w:name="_Toc161316463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3.5.6 File System (SBI specific requirement)</w:t>
      </w:r>
      <w:bookmarkEnd w:id="54"/>
    </w:p>
    <w:p>
      <w:pPr>
        <w:pStyle w:val="PO162"/>
        <w:rPr/>
      </w:pP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CERTInext application facilitates certificate discovery from the “File system”, providing users with an </w:t>
      </w:r>
      <w:r>
        <w:rPr>
          <w:rFonts w:asciiTheme="minorHAnsi" w:hAnsiTheme="minorHAnsi" w:cstheme="minorHAnsi"/>
        </w:rPr>
        <w:t xml:space="preserve">efficient method to scan Servers for certificates. Users should select the “File System” sub-menu from </w:t>
      </w:r>
      <w:r>
        <w:rPr>
          <w:rFonts w:asciiTheme="minorHAnsi" w:hAnsiTheme="minorHAnsi" w:cstheme="minorHAnsi"/>
        </w:rPr>
        <w:t xml:space="preserve">Discovery menu. </w:t>
      </w:r>
    </w:p>
    <w:p>
      <w:pPr>
        <w:pStyle w:val="PO162"/>
        <w:numPr>
          <w:ilvl w:val="0"/>
          <w:numId w:val="1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Enter the IP address of the target server or system into the designated field.  </w:t>
      </w:r>
    </w:p>
    <w:p>
      <w:pPr>
        <w:pStyle w:val="PO162"/>
        <w:numPr>
          <w:ilvl w:val="0"/>
          <w:numId w:val="1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Users should select the "Schedule" button  </w:t>
      </w:r>
    </w:p>
    <w:p>
      <w:pPr>
        <w:pStyle w:val="PO162"/>
        <w:numPr>
          <w:ilvl w:val="0"/>
          <w:numId w:val="1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task is schedules to scan the File System. </w:t>
      </w:r>
    </w:p>
    <w:p>
      <w:pPr>
        <w:pStyle w:val="PO162"/>
        <w:ind w:left="720" w:firstLine="0"/>
        <w:rPr/>
      </w:pPr>
      <w:r>
        <w:rPr>
          <w:sz w:val="20"/>
        </w:rPr>
        <w:drawing>
          <wp:anchor distT="0" distB="0" distL="0" distR="0" simplePos="0" relativeHeight="251624976" behindDoc="0" locked="0" layoutInCell="0" allowOverlap="1">
            <wp:simplePos x="0" y="0"/>
            <wp:positionH relativeFrom="column">
              <wp:posOffset>327030</wp:posOffset>
            </wp:positionH>
            <wp:positionV relativeFrom="paragraph">
              <wp:posOffset>127639</wp:posOffset>
            </wp:positionV>
            <wp:extent cx="5346700" cy="2698750"/>
            <wp:effectExtent l="0" t="0" r="0" b="0"/>
            <wp:wrapSquare wrapText="largest"/>
            <wp:docPr id="3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23186/AppData/Roaming/PolarisOffice9/ETemp/8656_12728520/image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26993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162"/>
        <w:rPr/>
      </w:pPr>
      <w:r>
        <w:rPr/>
        <w:t> </w:t>
      </w:r>
    </w:p>
    <w:p>
      <w:pPr>
        <w:pStyle w:val="PO162"/>
        <w:rPr/>
      </w:pPr>
    </w:p>
    <w:p>
      <w:pPr>
        <w:pStyle w:val="PO162"/>
        <w:rPr/>
      </w:pPr>
      <w:r>
        <w:rPr>
          <w:sz w:val="20"/>
        </w:rPr>
        <w:drawing>
          <wp:anchor distT="0" distB="0" distL="0" distR="0" simplePos="0" relativeHeight="251624977" behindDoc="0" locked="0" layoutInCell="0" allowOverlap="1">
            <wp:simplePos x="0" y="0"/>
            <wp:positionH relativeFrom="column">
              <wp:posOffset>800105</wp:posOffset>
            </wp:positionH>
            <wp:positionV relativeFrom="paragraph">
              <wp:posOffset>-36199</wp:posOffset>
            </wp:positionV>
            <wp:extent cx="4464050" cy="1181100"/>
            <wp:effectExtent l="0" t="0" r="0" b="0"/>
            <wp:wrapSquare wrapText="largest"/>
            <wp:docPr id="3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23186/AppData/Roaming/PolarisOffice9/ETemp/8656_12728520/image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11817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/>
        <w:t> </w:t>
      </w: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rPr/>
      </w:pPr>
    </w:p>
    <w:p>
      <w:pPr>
        <w:pStyle w:val="PO162"/>
        <w:numPr>
          <w:ilvl w:val="0"/>
          <w:numId w:val="1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view the certificate scanned, the User should select Certificate Management -&gt; Approval </w:t>
      </w:r>
      <w:r>
        <w:rPr>
          <w:rFonts w:asciiTheme="minorHAnsi" w:hAnsiTheme="minorHAnsi" w:cstheme="minorHAnsi"/>
        </w:rPr>
        <w:t xml:space="preserve">Request to see the list of certificates which are found on the Server. User needs to click on the </w:t>
      </w:r>
      <w:r>
        <w:rPr>
          <w:rFonts w:asciiTheme="minorHAnsi" w:hAnsiTheme="minorHAnsi" w:cstheme="minorHAnsi"/>
        </w:rPr>
        <w:t xml:space="preserve">“Imported” tab to see the list of scanned certificates.</w:t>
      </w:r>
    </w:p>
    <w:p>
      <w:pPr>
        <w:pStyle w:val="PO162"/>
        <w:rPr/>
      </w:pPr>
    </w:p>
    <w:p>
      <w:pPr>
        <w:pStyle w:val="PO162"/>
        <w:rPr/>
      </w:pPr>
      <w:r>
        <w:rPr>
          <w:sz w:val="20"/>
        </w:rPr>
        <w:drawing>
          <wp:anchor distT="0" distB="0" distL="0" distR="0" simplePos="0" relativeHeight="25162498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639</wp:posOffset>
            </wp:positionV>
            <wp:extent cx="6000750" cy="2276475"/>
            <wp:effectExtent l="0" t="0" r="0" b="0"/>
            <wp:wrapSquare wrapText="largest"/>
            <wp:docPr id="3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23186/AppData/Roaming/PolarisOffice9/ETemp/8656_12728520/image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27711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/>
        <w:t> </w:t>
      </w:r>
    </w:p>
    <w:p>
      <w:pPr>
        <w:pStyle w:val="PO162"/>
        <w:rPr>
          <w:rFonts w:asciiTheme="minorHAnsi" w:hAnsiTheme="minorHAnsi" w:cstheme="minorHAnsi"/>
        </w:rPr>
      </w:pPr>
      <w:r>
        <w:rPr/>
        <w:t xml:space="preserve"> </w:t>
      </w:r>
      <w:r>
        <w:rPr>
          <w:rFonts w:asciiTheme="minorHAnsi" w:hAnsiTheme="minorHAnsi" w:cstheme="minorHAnsi"/>
        </w:rPr>
        <w:t xml:space="preserve">Under Imported tab all the scanned files are displayed</w:t>
      </w:r>
    </w:p>
    <w:p>
      <w:pPr>
        <w:rPr/>
      </w:pPr>
    </w:p>
    <w:p>
      <w:pPr>
        <w:pStyle w:val="PO8"/>
        <w:spacing w:lineRule="auto" w:line="275"/>
        <w:ind w:left="502" w:firstLine="0"/>
        <w:rPr>
          <w:b w:val="1"/>
          <w:sz w:val="24"/>
          <w:szCs w:val="24"/>
          <w:rFonts w:ascii="Times New Roman" w:hAnsi="Times New Roman"/>
        </w:rPr>
      </w:pPr>
      <w:bookmarkStart w:id="55" w:name="_Toc161316464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3.6 Interfacing with Email and SMS</w:t>
      </w:r>
      <w:bookmarkEnd w:id="55"/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allows Email and SMS customization. Allow more than one email-ID to be integrated with one </w:t>
      </w:r>
      <w:r>
        <w:rPr>
          <w:rFonts w:asciiTheme="minorHAnsi" w:hAnsiTheme="minorHAnsi" w:cstheme="minorHAnsi"/>
        </w:rPr>
        <w:t xml:space="preserve">application and provide can leverage to central admin to modify/add/delete the email IDs. </w:t>
      </w:r>
    </w:p>
    <w:p>
      <w:pPr>
        <w:pStyle w:val="PO162"/>
        <w:rPr>
          <w:rFonts w:asciiTheme="minorHAnsi" w:hAnsiTheme="minorHAnsi" w:cstheme="minorHAnsi"/>
        </w:rPr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56" w:name="_Toc161316465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3.8 Key Management</w:t>
      </w:r>
      <w:bookmarkEnd w:id="56"/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is an advanced centralized key management system crafted to simplify the process through </w:t>
      </w:r>
      <w:r>
        <w:rPr>
          <w:rFonts w:asciiTheme="minorHAnsi" w:hAnsiTheme="minorHAnsi" w:cstheme="minorHAnsi"/>
        </w:rPr>
        <w:t xml:space="preserve">key distribution across a wide range of applications. CERTInext manages the entire lifecycle of symmetric </w:t>
      </w:r>
      <w:r>
        <w:rPr>
          <w:rFonts w:asciiTheme="minorHAnsi" w:hAnsiTheme="minorHAnsi" w:cstheme="minorHAnsi"/>
        </w:rPr>
        <w:t xml:space="preserve">and asymmetric keys, supporting resilient business processes and ensuring effortless compliance with </w:t>
      </w:r>
      <w:r>
        <w:rPr>
          <w:rFonts w:asciiTheme="minorHAnsi" w:hAnsiTheme="minorHAnsi" w:cstheme="minorHAnsi"/>
        </w:rPr>
        <w:t xml:space="preserve">both internal and external audits. Take charge of cryptography and achieve compliance through the </w:t>
      </w:r>
      <w:r>
        <w:rPr>
          <w:rFonts w:asciiTheme="minorHAnsi" w:hAnsiTheme="minorHAnsi" w:cstheme="minorHAnsi"/>
        </w:rPr>
        <w:t xml:space="preserve">centralized and automated application key management offered by CERTInext. 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Key Management comes with KMIP support to help you automate key management straight </w:t>
      </w:r>
      <w:r>
        <w:rPr>
          <w:rFonts w:asciiTheme="minorHAnsi" w:hAnsiTheme="minorHAnsi" w:cstheme="minorHAnsi"/>
        </w:rPr>
        <w:t xml:space="preserve">from CertiNext and ensure your ecosystem is always secure. CERTInext’s Key Management System (KMS) </w:t>
      </w:r>
      <w:r>
        <w:rPr>
          <w:rFonts w:asciiTheme="minorHAnsi" w:hAnsiTheme="minorHAnsi" w:cstheme="minorHAnsi"/>
        </w:rPr>
        <w:t xml:space="preserve">empowers to securely discover, manage, and utilize keys across various platforms within CERTInext </w:t>
      </w:r>
      <w:r>
        <w:rPr>
          <w:rFonts w:asciiTheme="minorHAnsi" w:hAnsiTheme="minorHAnsi" w:cstheme="minorHAnsi"/>
        </w:rPr>
        <w:t>environment.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discovers both symmetric and asymmetric keys from devices like Hardware Security Modules </w:t>
      </w:r>
      <w:r>
        <w:rPr>
          <w:rFonts w:asciiTheme="minorHAnsi" w:hAnsiTheme="minorHAnsi" w:cstheme="minorHAnsi"/>
        </w:rPr>
        <w:t xml:space="preserve">(HSMs). It can also discover SSH Key and Keystore</w:t>
      </w:r>
    </w:p>
    <w:p>
      <w:pPr>
        <w:pStyle w:val="PO162"/>
        <w:rPr/>
      </w:pPr>
      <w:r>
        <w:rPr>
          <w:rFonts w:asciiTheme="minorHAnsi" w:hAnsiTheme="minorHAnsi" w:cstheme="minorHAnsi"/>
        </w:rPr>
        <w:t xml:space="preserve">The user can Create / Download / Rotate / Delete Keys</w:t>
      </w:r>
    </w:p>
    <w:p>
      <w:pPr>
        <w:pStyle w:val="PO162"/>
        <w:rPr/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57" w:name="_Toc161316466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3.9 CSR Template Configuration Management</w:t>
      </w:r>
      <w:bookmarkEnd w:id="57"/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Certificate Settings will include CSR Templates Settings and Configuration Templates Settings.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CSR Template can be Created / Edited / Cloned / Disabled / Enabled / Deleted</w:t>
      </w:r>
    </w:p>
    <w:p>
      <w:pPr>
        <w:pStyle w:val="PO162"/>
        <w:rPr>
          <w:rFonts w:asciiTheme="minorHAnsi" w:hAnsiTheme="minorHAnsi" w:cstheme="minorHAnsi"/>
        </w:rPr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58" w:name="_Toc161316467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3.10 Certification Configuration Management</w:t>
      </w:r>
      <w:bookmarkEnd w:id="58"/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allows user configure Certificate Template which will include configurable fields: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• Certificate Information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• Deployment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• CA Type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• Approval Type</w:t>
      </w:r>
    </w:p>
    <w:p>
      <w:pPr>
        <w:pStyle w:val="PO162"/>
        <w:rPr>
          <w:b w:val="1"/>
          <w:sz w:val="24"/>
          <w:szCs w:val="24"/>
          <w:rFonts w:ascii="Times New Roman" w:hAnsi="Times New Roman"/>
        </w:rPr>
      </w:pP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  <w:r>
        <w:rPr>
          <w:sz w:val="20"/>
        </w:rPr>
        <w:drawing>
          <wp:anchor distT="0" distB="0" distL="0" distR="0" simplePos="0" relativeHeight="25162498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639</wp:posOffset>
            </wp:positionV>
            <wp:extent cx="4019550" cy="1797050"/>
            <wp:effectExtent l="0" t="0" r="0" b="0"/>
            <wp:wrapSquare wrapText="largest"/>
            <wp:docPr id="3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23186/AppData/Roaming/PolarisOffice9/ETemp/8656_12728520/image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17976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jc w:val="both"/>
        <w:rPr>
          <w:b w:val="1"/>
          <w:sz w:val="24"/>
          <w:szCs w:val="24"/>
          <w:rFonts w:ascii="Times New Roman" w:hAnsi="Times New Roman"/>
        </w:rPr>
      </w:pPr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59" w:name="_Toc161316468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3.11 CA Connector Setting</w:t>
      </w:r>
      <w:bookmarkEnd w:id="59"/>
    </w:p>
    <w:p>
      <w:pPr>
        <w:jc w:val="both"/>
        <w:ind w:left="283" w:hanging="340"/>
        <w:rPr>
          <w:b w:val="1"/>
          <w:sz w:val="24"/>
          <w:szCs w:val="24"/>
          <w:rFonts w:ascii="Times New Roman" w:hAnsi="Times New Roman"/>
        </w:rPr>
      </w:pPr>
    </w:p>
    <w:p>
      <w:pPr>
        <w:pStyle w:val="PO8"/>
        <w:spacing w:lineRule="auto" w:line="275"/>
        <w:ind w:left="502" w:firstLine="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60" w:name="_Toc161316469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3.12 Manage Schedules</w:t>
      </w:r>
      <w:bookmarkEnd w:id="60"/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CERTInext application offers an Automate Schedule feature that allows users to  automate their </w:t>
      </w:r>
      <w:r>
        <w:rPr>
          <w:rFonts w:asciiTheme="minorHAnsi" w:hAnsiTheme="minorHAnsi" w:cstheme="minorHAnsi"/>
        </w:rPr>
        <w:t xml:space="preserve">Certificate Discovery, Notification, Deployment, and Rotation processes.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User can manage schedules displayed as a list on the manage schedule page. In the list of all the </w:t>
      </w:r>
      <w:r>
        <w:rPr>
          <w:rFonts w:asciiTheme="minorHAnsi" w:hAnsiTheme="minorHAnsi" w:cstheme="minorHAnsi"/>
        </w:rPr>
        <w:t xml:space="preserve">available schedules user can perform actions such as Edit, Disable,Enable, and Delete.</w:t>
      </w:r>
    </w:p>
    <w:p>
      <w:pPr>
        <w:pStyle w:val="PO7"/>
        <w:numPr>
          <w:ilvl w:val="0"/>
          <w:numId w:val="25"/>
        </w:numPr>
        <w:jc w:val="both"/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</w:pPr>
      <w:bookmarkStart w:id="61" w:name="_Toc1699920394"/>
      <w:bookmarkStart w:id="62" w:name="_Toc161316470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 xml:space="preserve">Network flow Diagram:</w:t>
      </w:r>
      <w:bookmarkEnd w:id="61"/>
      <w:bookmarkEnd w:id="62"/>
    </w:p>
    <w:p>
      <w:pPr>
        <w:pStyle w:val="PO172"/>
        <w:rPr/>
      </w:pPr>
      <w:r>
        <w:rPr/>
        <w:br/>
      </w:r>
      <w:r>
        <w:rPr>
          <w:sz w:val="20"/>
        </w:rPr>
        <w:drawing>
          <wp:inline distT="0" distB="0" distL="0" distR="0">
            <wp:extent cx="6000750" cy="4500880"/>
            <wp:effectExtent l="19050" t="19050" r="0" b="0"/>
            <wp:docPr id="36" name="Picture 1" descr="A diagram of a computer netwo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23186/AppData/Roaming/PolarisOffice9/ETemp/8656_12728520/image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4501515"/>
                    </a:xfrm>
                    <a:prstGeom prst="rect"/>
                    <a:noFill/>
                    <a:ln cap="flat" cmpd="sng">
                      <a:solidFill>
                        <a:schemeClr val="accent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PO7"/>
        <w:numPr>
          <w:ilvl w:val="0"/>
          <w:numId w:val="25"/>
        </w:numPr>
        <w:jc w:val="both"/>
        <w:ind w:left="0" w:firstLine="0"/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</w:pPr>
      <w:bookmarkStart w:id="63" w:name="_Toc161316471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 xml:space="preserve">Data Flow Diagram:</w:t>
      </w:r>
      <w:bookmarkEnd w:id="63"/>
    </w:p>
    <w:p>
      <w:pPr>
        <w:rPr>
          <w:lang w:val="en-US"/>
        </w:rPr>
      </w:pPr>
    </w:p>
    <w:p>
      <w:pPr>
        <w:pStyle w:val="PO8"/>
        <w:spacing w:lineRule="auto" w:line="275"/>
        <w:ind w:left="502" w:hanging="36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64" w:name="_Hlk153371530"/>
      <w:bookmarkStart w:id="65" w:name="_Toc153373510"/>
      <w:bookmarkStart w:id="66" w:name="_Toc161316472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5.1 Internal CA Data Flow diagram</w:t>
      </w:r>
      <w:bookmarkEnd w:id="65"/>
      <w:bookmarkEnd w:id="66"/>
      <w:bookmarkEnd w:id="64"/>
    </w:p>
    <w:p>
      <w:pPr>
        <w:spacing w:lineRule="auto" w:line="275"/>
        <w:contextualSpacing w:val="1"/>
        <w:ind w:left="36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            </w:t>
      </w:r>
    </w:p>
    <w:p>
      <w:pPr>
        <w:spacing w:lineRule="auto" w:line="275"/>
        <w:contextualSpacing w:val="1"/>
        <w:rPr>
          <w:rFonts w:ascii="Calibri" w:hAnsi="Calibri" w:cs="Calibri"/>
        </w:rPr>
      </w:pPr>
      <w:r>
        <w:rPr>
          <w:sz w:val="20"/>
        </w:rPr>
        <w:drawing>
          <wp:inline distT="0" distB="0" distL="0" distR="0">
            <wp:extent cx="6301105" cy="3544570"/>
            <wp:effectExtent l="0" t="0" r="4445" b="0"/>
            <wp:docPr id="37" name="Picture 2" descr="A diagram of a cloud computing syste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23186/AppData/Roaming/PolarisOffice9/ETemp/8656_12728520/image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520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cs="Calibri"/>
        </w:rPr>
      </w:pPr>
    </w:p>
    <w:p>
      <w:pPr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The high level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data flow is explained below.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User Login into the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admin portal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Navigate to the certificate discovery option in the side menu of the dashboard page.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Select SSL certificate discovery and enter the hostname/port number.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With the help of a discovery agent or FTP,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will discover certificates from multiple </w:t>
      </w:r>
      <w:r>
        <w:rPr>
          <w:color w:val="000000" w:themeColor="text1"/>
          <w:rFonts w:eastAsiaTheme="minorEastAsia"/>
          <w:lang w:val="en-US"/>
        </w:rPr>
        <w:t>devices.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Admin should create certificate configuration template.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User Login into the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officer portal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Upon successful configuration of the certificate, officer will initiate, order and deploy the </w:t>
      </w:r>
      <w:r>
        <w:rPr>
          <w:color w:val="000000" w:themeColor="text1"/>
          <w:rFonts w:eastAsiaTheme="minorEastAsia"/>
          <w:lang w:val="en-US"/>
        </w:rPr>
        <w:t>certificate.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is connected to the internal CA application and will provide the CSR (PKCS 10) and </w:t>
      </w:r>
      <w:r>
        <w:rPr>
          <w:color w:val="000000" w:themeColor="text1"/>
          <w:rFonts w:eastAsiaTheme="minorEastAsia"/>
          <w:lang w:val="en-US"/>
        </w:rPr>
        <w:t xml:space="preserve">receive the X509 certificate.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The internal CA will fetch certificate information from the CA database.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The internal CA connected HSM will use the keypair for signing.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will store certificate information in the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database for management.</w:t>
      </w:r>
    </w:p>
    <w:p>
      <w:pPr>
        <w:spacing w:lineRule="auto" w:line="275"/>
        <w:contextualSpacing w:val="1"/>
        <w:rPr>
          <w:rFonts w:ascii="Calibri" w:hAnsi="Calibri" w:cs="Calibri"/>
        </w:rPr>
      </w:pPr>
    </w:p>
    <w:p>
      <w:pPr>
        <w:rPr>
          <w:rFonts w:ascii="Calibri" w:hAnsi="Calibri" w:cs="Calibri"/>
        </w:rPr>
      </w:pPr>
      <w:r>
        <w:br w:type="page"/>
      </w:r>
    </w:p>
    <w:p>
      <w:pPr>
        <w:spacing w:lineRule="auto" w:line="275"/>
        <w:contextualSpacing w:val="1"/>
        <w:rPr>
          <w:rFonts w:ascii="Calibri" w:hAnsi="Calibri" w:cs="Calibri"/>
        </w:rPr>
      </w:pPr>
    </w:p>
    <w:p>
      <w:pPr>
        <w:pStyle w:val="PO8"/>
        <w:spacing w:lineRule="auto" w:line="275"/>
        <w:ind w:left="502" w:hanging="36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67" w:name="_Toc127181432"/>
      <w:bookmarkStart w:id="68" w:name="_Toc153373511"/>
      <w:bookmarkStart w:id="69" w:name="_Toc161316473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5.2 External CA Data Flow diagram</w:t>
      </w:r>
      <w:bookmarkEnd w:id="67"/>
      <w:bookmarkEnd w:id="68"/>
      <w:bookmarkEnd w:id="69"/>
    </w:p>
    <w:p>
      <w:pPr>
        <w:spacing w:lineRule="auto" w:line="275"/>
        <w:contextualSpacing w:val="1"/>
        <w:rPr>
          <w:rFonts w:ascii="Calibri" w:hAnsi="Calibri" w:cs="Calibri"/>
        </w:rPr>
      </w:pPr>
    </w:p>
    <w:p>
      <w:pPr>
        <w:spacing w:lineRule="auto" w:line="275"/>
        <w:contextualSpacing w:val="1"/>
        <w:rPr>
          <w:rFonts w:ascii="Calibri" w:hAnsi="Calibri" w:cs="Calibri"/>
        </w:rPr>
      </w:pPr>
      <w:r>
        <w:rPr>
          <w:sz w:val="20"/>
        </w:rPr>
        <w:drawing>
          <wp:inline distT="0" distB="0" distL="0" distR="0">
            <wp:extent cx="6301105" cy="3544570"/>
            <wp:effectExtent l="0" t="0" r="4445" b="0"/>
            <wp:docPr id="39" name="Picture 5" descr="A computer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23186/AppData/Roaming/PolarisOffice9/ETemp/8656_12728520/image1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520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75"/>
        <w:contextualSpacing w:val="1"/>
        <w:rPr>
          <w:rFonts w:ascii="Calibri" w:hAnsi="Calibri" w:cs="Calibri"/>
        </w:rPr>
      </w:pPr>
    </w:p>
    <w:p>
      <w:pPr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The high level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data flow is explained below.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User Login into the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admin portal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Navigate to the certificate discovery option in the side menu of the dashboard page.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Select SSL certificate discovery and enter the hostname/port number.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With the help of a discovery agent or FTP,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will discover certificates from multiple </w:t>
      </w:r>
      <w:r>
        <w:rPr>
          <w:color w:val="000000" w:themeColor="text1"/>
          <w:rFonts w:eastAsiaTheme="minorEastAsia"/>
          <w:lang w:val="en-US"/>
        </w:rPr>
        <w:t>devices.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Admin should create certificate configuration template.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User Login into the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officer portal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Upon successful configuration of the certificate, officer will initiate, order and deploy the </w:t>
      </w:r>
      <w:r>
        <w:rPr>
          <w:color w:val="000000" w:themeColor="text1"/>
          <w:rFonts w:eastAsiaTheme="minorEastAsia"/>
          <w:lang w:val="en-US"/>
        </w:rPr>
        <w:t>certificate.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is connected to the external CA application and will provide the CSR (PKCS 10) and </w:t>
      </w:r>
      <w:r>
        <w:rPr>
          <w:color w:val="000000" w:themeColor="text1"/>
          <w:rFonts w:eastAsiaTheme="minorEastAsia"/>
          <w:lang w:val="en-US"/>
        </w:rPr>
        <w:t xml:space="preserve">receive the X509 certificate.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The internal CA will fetch certificate information from the CA database.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The internal CA connected HSM will use the keypair for signing.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will store certificate information in the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database for management.</w:t>
      </w:r>
    </w:p>
    <w:p>
      <w:pPr>
        <w:rPr>
          <w:lang w:val="en-US"/>
        </w:rPr>
      </w:pPr>
    </w:p>
    <w:p>
      <w:pPr>
        <w:rPr>
          <w:color w:val="000000" w:themeColor="text1"/>
          <w:rFonts w:eastAsiaTheme="minorEastAsia"/>
          <w:lang w:val="en-US"/>
        </w:rPr>
      </w:pPr>
      <w:r>
        <w:br w:type="page"/>
      </w:r>
    </w:p>
    <w:p>
      <w:pPr>
        <w:pStyle w:val="PO5"/>
        <w:jc w:val="both"/>
        <w:rPr>
          <w:color w:val="000000" w:themeColor="text1"/>
        </w:rPr>
      </w:pPr>
    </w:p>
    <w:p>
      <w:pPr>
        <w:pStyle w:val="PO8"/>
        <w:spacing w:lineRule="auto" w:line="275"/>
        <w:ind w:left="502" w:hanging="360"/>
        <w:rPr>
          <w:b w:val="1"/>
          <w:color w:val="002060"/>
          <w:sz w:val="24"/>
          <w:szCs w:val="24"/>
          <w:rFonts w:ascii="Times New Roman" w:hAnsi="Times New Roman" w:cs="Times New Roman"/>
        </w:rPr>
      </w:pPr>
      <w:bookmarkStart w:id="70" w:name="_Toc153373512"/>
      <w:bookmarkStart w:id="71" w:name="_Toc161316474"/>
      <w:r>
        <w:rPr>
          <w:b w:val="1"/>
          <w:color w:val="002060"/>
          <w:sz w:val="24"/>
          <w:szCs w:val="24"/>
          <w:rFonts w:ascii="Times New Roman" w:hAnsi="Times New Roman" w:cs="Times New Roman"/>
        </w:rPr>
        <w:t xml:space="preserve">5.3 Key management Data Flow diagram</w:t>
      </w:r>
      <w:bookmarkEnd w:id="70"/>
      <w:bookmarkEnd w:id="71"/>
    </w:p>
    <w:p>
      <w:pPr>
        <w:pStyle w:val="PO5"/>
        <w:jc w:val="both"/>
        <w:rPr>
          <w:color w:val="000000" w:themeColor="text1"/>
        </w:rPr>
      </w:pPr>
    </w:p>
    <w:p>
      <w:pPr>
        <w:pStyle w:val="PO5"/>
        <w:jc w:val="both"/>
        <w:rPr>
          <w:color w:val="000000" w:themeColor="text1"/>
        </w:rPr>
      </w:pPr>
      <w:r>
        <w:rPr>
          <w:sz w:val="20"/>
        </w:rPr>
        <w:drawing>
          <wp:inline distT="0" distB="0" distL="0" distR="0">
            <wp:extent cx="6301105" cy="3545205"/>
            <wp:effectExtent l="0" t="0" r="4445" b="0"/>
            <wp:docPr id="41" name="Picture 2" descr="A diagram of a softw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23186/AppData/Roaming/PolarisOffice9/ETemp/8656_12728520/image1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584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5"/>
        <w:jc w:val="both"/>
        <w:ind w:firstLine="720"/>
        <w:rPr>
          <w:color w:val="000000" w:themeColor="text1"/>
        </w:rPr>
      </w:pPr>
    </w:p>
    <w:p>
      <w:pPr>
        <w:pStyle w:val="PO5"/>
        <w:jc w:val="both"/>
        <w:rPr>
          <w:color w:val="000000" w:themeColor="text1"/>
        </w:rPr>
      </w:pPr>
    </w:p>
    <w:p>
      <w:pPr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The high level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data flow is explained below.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User Login into the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admin portal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Navigate to the key discovery option in the side menu of the dashboard page.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To discover keys, choose any discovery type (SSH, HSM, or Keystore) and provide the required </w:t>
      </w:r>
      <w:r>
        <w:rPr>
          <w:color w:val="000000" w:themeColor="text1"/>
          <w:rFonts w:eastAsiaTheme="minorEastAsia"/>
          <w:lang w:val="en-US"/>
        </w:rPr>
        <w:t>information.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will discover keys.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To create new keys admin should create key profiles for symmetric or asymmetric keys.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User Login into the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officer portal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Key profiles can be used to create new symmetric or asymmetric key.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User can rotate keys or use newly generated keypairs to generate new certificates.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To generate new keys from HSM </w:t>
      </w:r>
      <w:r>
        <w:rPr>
          <w:color w:val="000000" w:themeColor="text1"/>
          <w:rFonts w:eastAsiaTheme="minorEastAsia"/>
        </w:rPr>
        <w:t xml:space="preserve">CERTInext will connect to HSM.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  <w:lang w:val="en-US"/>
        </w:rPr>
        <w:t xml:space="preserve">For SSH discovered keys can be used to map users a</w:t>
      </w:r>
      <w:r>
        <w:rPr>
          <w:color w:val="000000" w:themeColor="text1"/>
          <w:rFonts w:eastAsiaTheme="minorEastAsia"/>
        </w:rPr>
        <w:t xml:space="preserve">nd enable file transfers through SSH.</w:t>
      </w:r>
    </w:p>
    <w:p>
      <w:pPr>
        <w:numPr>
          <w:ilvl w:val="0"/>
          <w:numId w:val="24"/>
        </w:numPr>
        <w:jc w:val="both"/>
        <w:spacing w:lineRule="auto" w:line="275" w:before="120" w:after="120"/>
        <w:contextualSpacing w:val="1"/>
        <w:rPr>
          <w:color w:val="000000" w:themeColor="text1"/>
          <w:rFonts w:eastAsiaTheme="minorEastAsia"/>
          <w:lang w:val="en-US"/>
        </w:rPr>
      </w:pP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will store key information in the </w:t>
      </w:r>
      <w:r>
        <w:rPr>
          <w:color w:val="000000" w:themeColor="text1"/>
          <w:rFonts w:eastAsiaTheme="minorEastAsia"/>
        </w:rPr>
        <w:t>CERTInext</w:t>
      </w:r>
      <w:r>
        <w:rPr>
          <w:color w:val="000000" w:themeColor="text1"/>
          <w:rFonts w:eastAsiaTheme="minorEastAsia"/>
          <w:lang w:val="en-US"/>
        </w:rPr>
        <w:t xml:space="preserve"> database for management.</w:t>
      </w:r>
    </w:p>
    <w:p>
      <w:pPr>
        <w:rPr>
          <w:color w:val="000000" w:themeColor="text1"/>
          <w:rFonts w:eastAsiaTheme="minorEastAsia"/>
          <w:lang w:bidi="ar-SA" w:val="en-US"/>
        </w:rPr>
      </w:pPr>
    </w:p>
    <w:p>
      <w:pPr>
        <w:rPr>
          <w:color w:val="000000" w:themeColor="text1"/>
          <w:rFonts w:eastAsiaTheme="minorEastAsia"/>
          <w:lang w:bidi="ar-SA" w:val="en-US"/>
        </w:rPr>
      </w:pPr>
    </w:p>
    <w:p>
      <w:pPr>
        <w:rPr>
          <w:color w:val="000000" w:themeColor="text1"/>
          <w:rFonts w:eastAsiaTheme="minorEastAsia"/>
          <w:lang w:bidi="ar-SA" w:val="en-US"/>
        </w:rPr>
      </w:pPr>
    </w:p>
    <w:p>
      <w:pPr>
        <w:rPr>
          <w:color w:val="000000" w:themeColor="text1"/>
          <w:rFonts w:eastAsiaTheme="minorEastAsia"/>
          <w:lang w:bidi="ar-SA" w:val="en-US"/>
        </w:rPr>
      </w:pPr>
    </w:p>
    <w:p>
      <w:pPr>
        <w:rPr>
          <w:color w:val="000000" w:themeColor="text1"/>
          <w:rFonts w:eastAsiaTheme="minorEastAsia"/>
          <w:lang w:val="en-US"/>
        </w:rPr>
      </w:pPr>
    </w:p>
    <w:p>
      <w:pPr>
        <w:pStyle w:val="PO7"/>
        <w:numPr>
          <w:ilvl w:val="0"/>
          <w:numId w:val="25"/>
        </w:numPr>
        <w:jc w:val="both"/>
        <w:ind w:left="0" w:firstLine="0"/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</w:pPr>
      <w:bookmarkStart w:id="72" w:name="_Toc161316475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 xml:space="preserve">How can the user confirm if CERTInext is running</w:t>
      </w:r>
      <w:bookmarkEnd w:id="72"/>
    </w:p>
    <w:p>
      <w:pPr>
        <w:rPr>
          <w:lang w:bidi="ar-SA"/>
        </w:rPr>
      </w:pPr>
    </w:p>
    <w:p>
      <w:pPr>
        <w:pStyle w:val="PO26"/>
        <w:numPr>
          <w:ilvl w:val="0"/>
          <w:numId w:val="20"/>
        </w:numPr>
        <w:jc w:val="both"/>
        <w:spacing w:lineRule="auto" w:line="242" w:after="0"/>
        <w:tabs>
          <w:tab w:val="clear" w:pos="720"/>
          <w:tab w:val="left" w:pos="1511"/>
        </w:tabs>
        <w:rPr>
          <w:rFonts w:cs="Mangal"/>
        </w:rPr>
      </w:pPr>
      <w:r>
        <w:rPr>
          <w:rFonts w:cs="Mangal"/>
        </w:rPr>
        <w:t xml:space="preserve">When CERTnext url is hit and the “login page” appears – we know that the service is up and </w:t>
      </w:r>
      <w:r>
        <w:rPr>
          <w:rFonts w:cs="Mangal"/>
        </w:rPr>
        <w:t>running.</w:t>
      </w:r>
    </w:p>
    <w:p>
      <w:pPr>
        <w:pStyle w:val="PO26"/>
        <w:numPr>
          <w:ilvl w:val="0"/>
          <w:numId w:val="20"/>
        </w:numPr>
        <w:jc w:val="both"/>
        <w:spacing w:lineRule="auto" w:line="242" w:after="0"/>
        <w:tabs>
          <w:tab w:val="clear" w:pos="720"/>
          <w:tab w:val="left" w:pos="1511"/>
        </w:tabs>
        <w:rPr>
          <w:rFonts w:cs="Mangal"/>
        </w:rPr>
      </w:pPr>
      <w:r>
        <w:rPr>
          <w:rFonts w:cs="Mangal"/>
        </w:rPr>
        <w:t xml:space="preserve">Once login is successful using the login credentials,  the user is allowed to navigate through the </w:t>
      </w:r>
      <w:r>
        <w:rPr>
          <w:rFonts w:cs="Mangal"/>
        </w:rPr>
        <w:t xml:space="preserve">pages as per the “Permission” assigned to the user.</w:t>
      </w:r>
    </w:p>
    <w:p>
      <w:pPr>
        <w:pStyle w:val="PO26"/>
        <w:jc w:val="both"/>
        <w:spacing w:lineRule="auto" w:line="242" w:after="0"/>
        <w:tabs>
          <w:tab w:val="left" w:pos="1511"/>
        </w:tabs>
        <w:rPr>
          <w:color w:val="000000" w:themeColor="text1"/>
          <w:rFonts w:ascii="Arial" w:eastAsia="Arial" w:hAnsi="Arial" w:cs="Arial"/>
        </w:rPr>
      </w:pPr>
    </w:p>
    <w:p>
      <w:pPr>
        <w:pStyle w:val="PO7"/>
        <w:numPr>
          <w:ilvl w:val="0"/>
          <w:numId w:val="25"/>
        </w:numPr>
        <w:jc w:val="both"/>
        <w:ind w:left="0" w:firstLine="0"/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</w:pPr>
      <w:bookmarkStart w:id="73" w:name="_Toc161316476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>H</w:t>
      </w:r>
      <w:bookmarkStart w:id="74" w:name="_Toc1425321982"/>
      <w:bookmarkStart w:id="75" w:name="_Toc158209188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 xml:space="preserve">ow CERTInextClient Works</w:t>
      </w:r>
      <w:bookmarkEnd w:id="73"/>
      <w:bookmarkEnd w:id="74"/>
      <w:bookmarkEnd w:id="75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 xml:space="preserve"> </w:t>
      </w:r>
    </w:p>
    <w:p>
      <w:pPr>
        <w:rPr>
          <w:lang w:bidi="ar-SA"/>
        </w:rPr>
      </w:pPr>
    </w:p>
    <w:p>
      <w:pPr>
        <w:jc w:val="both"/>
        <w:spacing w:lineRule="auto" w:line="242" w:after="0"/>
        <w:tabs>
          <w:tab w:val="left" w:pos="1511"/>
        </w:tabs>
        <w:rPr>
          <w:rFonts w:cs="Mangal"/>
        </w:rPr>
      </w:pPr>
      <w:r>
        <w:rPr>
          <w:rFonts w:cs="Mangal"/>
        </w:rPr>
        <w:t xml:space="preserve">When CERTInextClient works as an Agent. This agent helps CERTInext to search for the certificates in the </w:t>
      </w:r>
      <w:r>
        <w:rPr>
          <w:rFonts w:cs="Mangal"/>
        </w:rPr>
        <w:t xml:space="preserve">Network and search for certificates in the entire File system.</w:t>
      </w:r>
    </w:p>
    <w:p>
      <w:pPr>
        <w:pStyle w:val="PO162"/>
        <w:rPr/>
      </w:pP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user can run the CERTInextClient using the procedure below. </w:t>
      </w:r>
    </w:p>
    <w:p>
      <w:pPr>
        <w:pStyle w:val="PO162"/>
        <w:numPr>
          <w:ilvl w:val="0"/>
          <w:numId w:val="14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Check if the port on which the CERTInext client should be listening is Free.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Command: netstat -ano | findstr :&lt;port no&gt;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Steps to run CERTInextClient JAR: </w:t>
      </w:r>
    </w:p>
    <w:p>
      <w:pPr>
        <w:pStyle w:val="PO162"/>
        <w:numPr>
          <w:ilvl w:val="0"/>
          <w:numId w:val="15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a folder where you want the certificates scanned to be stored. (ex: F:\Certificates)</w:t>
      </w:r>
    </w:p>
    <w:p>
      <w:pPr>
        <w:pStyle w:val="PO162"/>
        <w:numPr>
          <w:ilvl w:val="0"/>
          <w:numId w:val="16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Paste the CERTInextClient.jar in another folder in the server. </w:t>
      </w:r>
    </w:p>
    <w:p>
      <w:pPr>
        <w:pStyle w:val="PO162"/>
        <w:numPr>
          <w:ilvl w:val="0"/>
          <w:numId w:val="17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Open CERTInextClient.jar using 7-zip and go to path "\BOOT-INF\classes\".  </w:t>
      </w:r>
    </w:p>
    <w:p>
      <w:pPr>
        <w:pStyle w:val="PO162"/>
        <w:numPr>
          <w:ilvl w:val="0"/>
          <w:numId w:val="18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"application.properties" file change below 3 parameters: </w:t>
      </w:r>
    </w:p>
    <w:p>
      <w:pPr>
        <w:pStyle w:val="PO162"/>
        <w:numPr>
          <w:ilvl w:val="1"/>
          <w:numId w:val="19"/>
        </w:numPr>
        <w:tabs>
          <w:tab w:val="left" w:pos="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“certFolder.path" which will be the path of the folder created in step 1.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#Certificate Folder Path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certFolder.path=D:\CERTInext\ScanCertficates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 </w:t>
      </w:r>
    </w:p>
    <w:p>
      <w:pPr>
        <w:pStyle w:val="PO162"/>
        <w:numPr>
          <w:ilvl w:val="0"/>
          <w:numId w:val="18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“certinext.url" which will be the URL of the CERTInext.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 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certinext.url=http://10.177.136.224:8080/CERTnext  </w:t>
      </w:r>
    </w:p>
    <w:p>
      <w:pPr>
        <w:pStyle w:val="PO162"/>
        <w:numPr>
          <w:ilvl w:val="0"/>
          <w:numId w:val="18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“certinextclient.port" which will be the port number on which CERTInextClient will run. </w:t>
      </w:r>
    </w:p>
    <w:p>
      <w:pPr>
        <w:pStyle w:val="PO1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certinextclient.port=&lt;free port&gt;</w:t>
      </w:r>
    </w:p>
    <w:p>
      <w:pPr>
        <w:pStyle w:val="PO162"/>
        <w:numPr>
          <w:ilvl w:val="0"/>
          <w:numId w:val="18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Paste "log4j.xml" in the folder which CERTInextClient jar is present and edit the path inside the </w:t>
      </w:r>
      <w:r>
        <w:rPr>
          <w:rFonts w:asciiTheme="minorHAnsi" w:hAnsiTheme="minorHAnsi" w:cstheme="minorHAnsi"/>
        </w:rPr>
        <w:t>file. </w:t>
      </w:r>
    </w:p>
    <w:p>
      <w:pPr>
        <w:pStyle w:val="PO162"/>
        <w:numPr>
          <w:ilvl w:val="0"/>
          <w:numId w:val="18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another folder named "logs" inside the folder where CERTInextClient jar is present. </w:t>
      </w:r>
    </w:p>
    <w:p>
      <w:pPr>
        <w:pStyle w:val="PO162"/>
        <w:numPr>
          <w:ilvl w:val="0"/>
          <w:numId w:val="18"/>
        </w:numPr>
        <w:tabs>
          <w:tab w:val="left" w:pos="0"/>
          <w:tab w:val="clear" w:pos="70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Now run "cmd" as administrator and navigate to the path where CERTInextClient jar is present </w:t>
      </w:r>
      <w:r>
        <w:rPr>
          <w:rFonts w:asciiTheme="minorHAnsi" w:hAnsiTheme="minorHAnsi" w:cstheme="minorHAnsi"/>
        </w:rPr>
        <w:t xml:space="preserve">and run the following command "java -jar CERTInextClient.jar". </w:t>
      </w:r>
    </w:p>
    <w:p>
      <w:pPr>
        <w:pStyle w:val="PO162"/>
        <w:tabs>
          <w:tab w:val="left" w:pos="0"/>
        </w:tabs>
        <w:rPr>
          <w:rFonts w:asciiTheme="minorHAnsi" w:hAnsiTheme="minorHAnsi" w:cstheme="minorHAnsi"/>
        </w:rPr>
      </w:pPr>
    </w:p>
    <w:p>
      <w:pPr>
        <w:pStyle w:val="PO162"/>
        <w:tabs>
          <w:tab w:val="left" w:pos="0"/>
        </w:tabs>
        <w:rPr>
          <w:rFonts w:asciiTheme="minorHAnsi" w:hAnsiTheme="minorHAnsi" w:cstheme="minorHAnsi"/>
        </w:rPr>
      </w:pPr>
    </w:p>
    <w:p>
      <w:pPr>
        <w:pStyle w:val="PO7"/>
        <w:numPr>
          <w:ilvl w:val="0"/>
          <w:numId w:val="25"/>
        </w:numPr>
        <w:jc w:val="both"/>
        <w:ind w:left="0" w:firstLine="0"/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</w:pPr>
      <w:bookmarkStart w:id="76" w:name="_Toc1501589407"/>
      <w:bookmarkStart w:id="77" w:name="_Toc161316477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 xml:space="preserve">Default port opening pre-requisite:</w:t>
      </w:r>
      <w:bookmarkEnd w:id="76"/>
      <w:bookmarkEnd w:id="77"/>
    </w:p>
    <w:p>
      <w:pPr>
        <w:rPr>
          <w:lang w:bidi="ar-SA"/>
        </w:rPr>
      </w:pPr>
    </w:p>
    <w:p>
      <w:pPr>
        <w:rPr/>
      </w:pPr>
      <w:r>
        <w:rPr>
          <w:rFonts w:eastAsia="Calibri" w:cs="Calibri"/>
        </w:rPr>
        <w:t xml:space="preserve">Below mentioned basic ports must be opened from your source system to ensure proper to efficiently </w:t>
      </w:r>
      <w:r>
        <w:rPr>
          <w:rFonts w:eastAsia="Calibri" w:cs="Calibri"/>
        </w:rPr>
        <w:t xml:space="preserve">manage the software/product.</w:t>
      </w:r>
    </w:p>
    <w:p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Production Servers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9013" w:type="dxa"/>
        <w:tblLook w:val="0006A0" w:firstRow="1" w:lastRow="0" w:firstColumn="1" w:lastColumn="0" w:noHBand="1" w:noVBand="1"/>
        <w:tblLayout w:type="fixed"/>
      </w:tblPr>
      <w:tblGrid>
        <w:gridCol w:w="841"/>
        <w:gridCol w:w="2164"/>
        <w:gridCol w:w="1503"/>
        <w:gridCol w:w="1501"/>
        <w:gridCol w:w="1503"/>
        <w:gridCol w:w="1501"/>
      </w:tblGrid>
      <w:tr>
        <w:trPr>
          <w:trHeight w:hRule="atleast" w:val="300"/>
        </w:trPr>
        <w:tc>
          <w:tcPr>
            <w:tcW w:type="dxa" w:w="841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Sr No.</w:t>
            </w:r>
          </w:p>
        </w:tc>
        <w:tc>
          <w:tcPr>
            <w:tcW w:type="dxa" w:w="2164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Source</w:t>
            </w:r>
          </w:p>
        </w:tc>
        <w:tc>
          <w:tcPr>
            <w:tcW w:type="dxa" w:w="1503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Destination</w:t>
            </w:r>
          </w:p>
        </w:tc>
        <w:tc>
          <w:tcPr>
            <w:tcW w:type="dxa" w:w="1501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Port</w:t>
            </w:r>
          </w:p>
        </w:tc>
        <w:tc>
          <w:tcPr>
            <w:tcW w:type="dxa" w:w="1503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Direction</w:t>
            </w:r>
          </w:p>
        </w:tc>
        <w:tc>
          <w:tcPr>
            <w:tcW w:type="dxa" w:w="1501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Notes</w:t>
            </w:r>
          </w:p>
        </w:tc>
      </w:tr>
      <w:tr>
        <w:trPr>
          <w:trHeight w:hRule="atleast" w:val="300"/>
        </w:trPr>
        <w:tc>
          <w:tcPr>
            <w:tcW w:type="dxa" w:w="841"/>
            <w:vAlign w:val="top"/>
          </w:tcPr>
          <w:p>
            <w:pPr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1</w:t>
            </w:r>
          </w:p>
        </w:tc>
        <w:tc>
          <w:tcPr>
            <w:tcW w:type="dxa" w:w="2164"/>
            <w:vAlign w:val="top"/>
          </w:tcPr>
          <w:p>
            <w:pPr>
              <w:jc w:val="center"/>
              <w:spacing w:after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DC IP’s</w:t>
            </w:r>
          </w:p>
        </w:tc>
        <w:tc>
          <w:tcPr>
            <w:tcW w:type="dxa" w:w="1503"/>
            <w:vAlign w:val="top"/>
          </w:tcPr>
          <w:p>
            <w:pPr>
              <w:jc w:val="center"/>
              <w:spacing w:lineRule="auto" w:line="240" w:after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Client Server</w:t>
            </w:r>
          </w:p>
        </w:tc>
        <w:tc>
          <w:tcPr>
            <w:tcW w:type="dxa" w:w="1501"/>
            <w:vAlign w:val="top"/>
          </w:tcPr>
          <w:p>
            <w:pPr>
              <w:pStyle w:val="PO1"/>
              <w:bidi w:val="0"/>
              <w:jc w:val="center"/>
              <w:spacing w:lineRule="auto" w:line="240" w:before="0" w:after="0"/>
              <w:ind w:left="0" w:right="0" w:firstLine="0"/>
              <w:rPr/>
            </w:pPr>
            <w:r>
              <w:rPr>
                <w:rFonts w:eastAsia="Calibri" w:cs="Calibri"/>
              </w:rPr>
              <w:t>8096</w:t>
            </w:r>
          </w:p>
        </w:tc>
        <w:tc>
          <w:tcPr>
            <w:tcW w:type="dxa" w:w="1503"/>
            <w:vAlign w:val="top"/>
          </w:tcPr>
          <w:p>
            <w:pPr>
              <w:jc w:val="center"/>
              <w:spacing w:lineRule="auto" w:line="240" w:after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Bi-directional</w:t>
            </w:r>
          </w:p>
        </w:tc>
        <w:tc>
          <w:tcPr>
            <w:tcW w:type="dxa" w:w="1501"/>
            <w:vAlign w:val="top"/>
          </w:tcPr>
          <w:p>
            <w:pPr>
              <w:jc w:val="center"/>
              <w:spacing w:lineRule="auto" w:line="240" w:after="0"/>
              <w:rPr>
                <w:rFonts w:eastAsia="Calibri" w:cs="Calibri"/>
              </w:rPr>
            </w:pPr>
          </w:p>
        </w:tc>
      </w:tr>
    </w:tbl>
    <w:p>
      <w:pPr>
        <w:rPr>
          <w:rFonts w:ascii="Calibri" w:eastAsia="Calibri" w:hAnsi="Calibri" w:cs="Calibri"/>
        </w:rPr>
      </w:pPr>
    </w:p>
    <w:p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DR Servers: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9013" w:type="dxa"/>
        <w:tblLook w:val="0006A0" w:firstRow="1" w:lastRow="0" w:firstColumn="1" w:lastColumn="0" w:noHBand="1" w:noVBand="1"/>
        <w:tblLayout w:type="fixed"/>
      </w:tblPr>
      <w:tblGrid>
        <w:gridCol w:w="841"/>
        <w:gridCol w:w="2164"/>
        <w:gridCol w:w="1503"/>
        <w:gridCol w:w="1501"/>
        <w:gridCol w:w="1503"/>
        <w:gridCol w:w="1501"/>
      </w:tblGrid>
      <w:tr>
        <w:trPr>
          <w:trHeight w:hRule="atleast" w:val="300"/>
        </w:trPr>
        <w:tc>
          <w:tcPr>
            <w:tcW w:type="dxa" w:w="841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Sr No.</w:t>
            </w:r>
          </w:p>
        </w:tc>
        <w:tc>
          <w:tcPr>
            <w:tcW w:type="dxa" w:w="2164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Source</w:t>
            </w:r>
          </w:p>
        </w:tc>
        <w:tc>
          <w:tcPr>
            <w:tcW w:type="dxa" w:w="1503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Destination</w:t>
            </w:r>
          </w:p>
        </w:tc>
        <w:tc>
          <w:tcPr>
            <w:tcW w:type="dxa" w:w="1501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Port</w:t>
            </w:r>
          </w:p>
        </w:tc>
        <w:tc>
          <w:tcPr>
            <w:tcW w:type="dxa" w:w="1503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Direction</w:t>
            </w:r>
          </w:p>
        </w:tc>
        <w:tc>
          <w:tcPr>
            <w:tcW w:type="dxa" w:w="1501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Notes</w:t>
            </w:r>
          </w:p>
        </w:tc>
      </w:tr>
      <w:tr>
        <w:trPr>
          <w:trHeight w:hRule="atleast" w:val="300"/>
        </w:trPr>
        <w:tc>
          <w:tcPr>
            <w:tcW w:type="dxa" w:w="841"/>
            <w:vAlign w:val="top"/>
          </w:tcPr>
          <w:p>
            <w:pPr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1</w:t>
            </w:r>
          </w:p>
        </w:tc>
        <w:tc>
          <w:tcPr>
            <w:tcW w:type="dxa" w:w="2164"/>
            <w:vAlign w:val="top"/>
          </w:tcPr>
          <w:p>
            <w:pPr>
              <w:jc w:val="center"/>
              <w:spacing w:after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DR IP’s</w:t>
            </w:r>
          </w:p>
        </w:tc>
        <w:tc>
          <w:tcPr>
            <w:tcW w:type="dxa" w:w="1503"/>
            <w:vAlign w:val="top"/>
          </w:tcPr>
          <w:p>
            <w:pPr>
              <w:jc w:val="center"/>
              <w:spacing w:lineRule="auto" w:line="240" w:after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Client Server</w:t>
            </w:r>
          </w:p>
          <w:p>
            <w:pPr>
              <w:pStyle w:val="PO1"/>
              <w:jc w:val="center"/>
              <w:spacing w:lineRule="auto" w:line="240" w:after="0"/>
              <w:rPr>
                <w:rFonts w:eastAsia="Calibri" w:cs="Calibri"/>
              </w:rPr>
            </w:pPr>
          </w:p>
        </w:tc>
        <w:tc>
          <w:tcPr>
            <w:tcW w:type="dxa" w:w="1501"/>
            <w:vAlign w:val="top"/>
          </w:tcPr>
          <w:p>
            <w:pPr>
              <w:pStyle w:val="PO1"/>
              <w:bidi w:val="0"/>
              <w:jc w:val="center"/>
              <w:spacing w:lineRule="auto" w:line="240" w:before="0" w:after="0"/>
              <w:ind w:left="0" w:right="0" w:firstLine="0"/>
              <w:rPr/>
            </w:pPr>
            <w:r>
              <w:rPr>
                <w:rFonts w:eastAsia="Calibri" w:cs="Calibri"/>
              </w:rPr>
              <w:t>8096</w:t>
            </w:r>
          </w:p>
        </w:tc>
        <w:tc>
          <w:tcPr>
            <w:tcW w:type="dxa" w:w="1503"/>
            <w:vAlign w:val="top"/>
          </w:tcPr>
          <w:p>
            <w:pPr>
              <w:jc w:val="center"/>
              <w:spacing w:lineRule="auto" w:line="240" w:after="0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Bi-directional</w:t>
            </w:r>
          </w:p>
        </w:tc>
        <w:tc>
          <w:tcPr>
            <w:tcW w:type="dxa" w:w="1501"/>
            <w:vAlign w:val="top"/>
          </w:tcPr>
          <w:p>
            <w:pPr>
              <w:jc w:val="center"/>
              <w:spacing w:lineRule="auto" w:line="240" w:after="0"/>
              <w:rPr>
                <w:rFonts w:eastAsia="Calibri" w:cs="Calibri"/>
              </w:rPr>
            </w:pPr>
          </w:p>
        </w:tc>
      </w:tr>
    </w:tbl>
    <w:p>
      <w:pPr>
        <w:rPr>
          <w:rFonts w:ascii="Calibri" w:eastAsia="Calibri" w:hAnsi="Calibri" w:cs="Calibri"/>
        </w:rPr>
      </w:pPr>
    </w:p>
    <w:p>
      <w:pPr>
        <w:pStyle w:val="PO7"/>
        <w:numPr>
          <w:ilvl w:val="0"/>
          <w:numId w:val="25"/>
        </w:numPr>
        <w:jc w:val="both"/>
        <w:ind w:left="0" w:firstLine="0"/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</w:pPr>
      <w:bookmarkStart w:id="78" w:name="_Toc1069206165"/>
      <w:bookmarkStart w:id="79" w:name="_Toc161316478"/>
      <w:r>
        <w:rPr>
          <w:b w:val="1"/>
          <w:color w:val="002060"/>
          <w:sz w:val="36"/>
          <w:szCs w:val="36"/>
          <w:rFonts w:ascii="Times New Roman" w:hAnsi="Times New Roman" w:cs="Times New Roman"/>
          <w:lang w:bidi="ar-SA"/>
        </w:rPr>
        <w:t>FAQs</w:t>
      </w:r>
      <w:bookmarkEnd w:id="78"/>
      <w:bookmarkEnd w:id="79"/>
    </w:p>
    <w:p>
      <w:pPr>
        <w:rPr>
          <w:lang w:eastAsia="en-IN"/>
        </w:rPr>
      </w:pPr>
    </w:p>
    <w:p>
      <w:pPr>
        <w:spacing w:lineRule="auto" w:line="275" w:after="200"/>
        <w:rPr>
          <w:i w:val="1"/>
          <w:b w:val="1"/>
          <w:sz w:val="24"/>
          <w:szCs w:val="24"/>
          <w:rFonts w:ascii="Arial" w:hAnsi="Arial" w:cs="Arial"/>
          <w:lang w:val="en-US"/>
        </w:rPr>
      </w:pPr>
    </w:p>
    <w:sectPr>
      <w15:footnoteColumns w:val="1"/>
      <w:footerReference w:type="even" r:id="rId21"/>
      <w:footerReference w:type="default" r:id="rId22"/>
      <w:footerReference w:type="first" r:id="rId23"/>
      <w:pgSz w:w="11906" w:h="16838"/>
      <w:pgMar w:top="1440" w:left="1440" w:bottom="1440" w:right="1016" w:header="0" w:footer="708" w:gutter="0"/>
      <w:pgNumType w:fmt="decimal"/>
      <w:docGrid w:type="default"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/>
    <w:charset w:val="1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1"/>
    <w:family w:val="roman"/>
    <w:pitch w:val="variable"/>
    <w:sig w:usb0="00002000" w:usb1="00000000" w:usb2="00000000" w:usb3="00000000" w:csb0="00000000" w:csb1="00000000"/>
  </w:font>
  <w:font w:name="Liberation Sans">
    <w:altName w:val="Arial"/>
    <w:panose1/>
    <w:charset w:val="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"/>
    <w:family w:val="swiss"/>
    <w:pitch w:val="variable"/>
    <w:sig w:usb0="00000003" w:usb1="00000000" w:usb2="00000000" w:usb3="00000000" w:csb0="00000001" w:csb1="00000000"/>
  </w:font>
  <w:font w:name="Arial Body">
    <w:altName w:val="Times New Roman"/>
    <w:panose1 w:val="00000000000000000000"/>
    <w:charset w:val="0"/>
    <w:family w:val="roman"/>
    <w:pitch w:val="default"/>
    <w:sig w:usb0="00000000" w:usb1="00000000" w:usb2="00000000" w:usb3="00000000" w:csb0="00000000" w:csb1="00000000"/>
  </w:font>
  <w:font w:name="Open Sans">
    <w:altName w:val="Segoe UI"/>
    <w:panose1/>
    <w:charset w:val="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"/>
    <w:family w:val="swiss"/>
    <w:pitch w:val="variable"/>
    <w:sig w:usb0="800001e3" w:usb1="1200ffef" w:usb2="00040000" w:usb3="00000000" w:csb0="00000001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9"/>
      <w:rPr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9"/>
      <w:jc w:val="right"/>
      <w:rPr/>
    </w:pPr>
    <w:r>
      <w:rPr>
        <w:sz w:val="20"/>
      </w:rPr>
      <w:pict>
        <v:shapetype id="_x0000_t202" coordsize="21600,21600" o:spt="202" o:preferrelative="t" o:allowoverlap="1" path="m,l,21600r21600,l21600,xe">
          <v:stroke joinstyle="miter"/>
        </v:shapetype>
        <v:shape id="_x0000_s4" type="#_x0000_t202" style="position:absolute;left:0;margin-left:99pt;mso-position-horizontal:absolute;mso-position-horizontal-relative:text;margin-top:10pt;mso-position-vertical:absolute;mso-position-vertical-relative:text;width:189.7pt;height:25.2pt;z-index:-251624962" stroked="f" fillcolor="white" filled="t">
          <v:textbox style="" inset="7pt,4pt,7pt,4pt">
            <w:txbxContent>
              <w:p>
                <w:pPr>
                  <w:pStyle w:val="PO170"/>
                  <w:rPr/>
                </w:pPr>
                <w:r>
                  <w:rPr/>
                  <w:t xml:space="preserve">For Internal Circulation Only</w:t>
                </w:r>
              </w:p>
            </w:txbxContent>
          </v:textbox>
        </v:shape>
      </w:pict>
    </w:r>
    <w:r>
      <w:rPr/>
      <w:t xml:space="preserve">Page </w:t>
    </w:r>
    <w:r>
      <w:rPr>
        <w:rFonts w:hint="eastAsia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b w:val="1"/>
        <w:sz w:val="24"/>
        <w:szCs w:val="24"/>
      </w:rPr>
      <w:t>1</w:t>
    </w:r>
    <w:r>
      <w:rPr>
        <w:b w:val="1"/>
        <w:sz w:val="24"/>
        <w:szCs w:val="24"/>
      </w:rPr>
      <w:fldChar w:fldCharType="end"/>
    </w:r>
    <w:r>
      <w:rPr/>
      <w:t xml:space="preserve"> of </w:t>
    </w:r>
    <w:r>
      <w:rPr>
        <w:rFonts w:hint="eastAsia"/>
      </w:rPr>
      <w:fldChar w:fldCharType="begin"/>
    </w:r>
    <w:r>
      <w:rPr>
        <w:rFonts w:hint="eastAsia"/>
      </w:rPr>
      <w:instrText>NUMPAGES  \* MERGEFORMAT</w:instrText>
    </w:r>
    <w:r>
      <w:fldChar w:fldCharType="separate"/>
    </w:r>
    <w:r>
      <w:rPr>
        <w:b w:val="1"/>
        <w:sz w:val="24"/>
        <w:szCs w:val="24"/>
      </w:rPr>
      <w:t>20</w:t>
    </w:r>
    <w:r>
      <w:rPr>
        <w:b w:val="1"/>
        <w:sz w:val="24"/>
        <w:szCs w:val="24"/>
      </w:rPr>
      <w:fldChar w:fldCharType="end"/>
    </w:r>
  </w:p>
  <w:p>
    <w:pPr>
      <w:pStyle w:val="PO169"/>
      <w:rPr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9"/>
      <w:jc w:val="right"/>
      <w:rPr/>
    </w:pPr>
    <w:r>
      <w:rPr>
        <w:sz w:val="20"/>
      </w:rPr>
      <w:pict>
        <v:shapetype id="_x0000_t202" coordsize="21600,21600" o:spt="202" o:preferrelative="t" o:allowoverlap="1" path="m,l,21600r21600,l21600,xe">
          <v:stroke joinstyle="miter"/>
        </v:shapetype>
        <v:shape id="_x0000_s6" type="#_x0000_t202" style="position:absolute;left:0;margin-left:99pt;mso-position-horizontal:absolute;mso-position-horizontal-relative:text;margin-top:10pt;mso-position-vertical:absolute;mso-position-vertical-relative:text;width:189.7pt;height:25.2pt;z-index:-251624961" stroked="f" fillcolor="white" filled="t">
          <v:textbox style="" inset="7pt,4pt,7pt,4pt">
            <w:txbxContent>
              <w:p>
                <w:pPr>
                  <w:pStyle w:val="PO170"/>
                  <w:rPr/>
                </w:pPr>
                <w:r>
                  <w:rPr/>
                  <w:t xml:space="preserve">For Internal Circulation Only</w:t>
                </w:r>
              </w:p>
            </w:txbxContent>
          </v:textbox>
        </v:shape>
      </w:pict>
    </w:r>
    <w:r>
      <w:rPr/>
      <w:t xml:space="preserve">Page </w:t>
    </w:r>
    <w:r>
      <w:rPr>
        <w:rFonts w:hint="eastAsia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b w:val="1"/>
        <w:sz w:val="24"/>
        <w:szCs w:val="24"/>
      </w:rPr>
      <w:t>16</w:t>
    </w:r>
    <w:r>
      <w:rPr>
        <w:b w:val="1"/>
        <w:sz w:val="24"/>
        <w:szCs w:val="24"/>
      </w:rPr>
      <w:fldChar w:fldCharType="end"/>
    </w:r>
    <w:r>
      <w:rPr/>
      <w:t xml:space="preserve"> of </w:t>
    </w:r>
    <w:r>
      <w:rPr>
        <w:rFonts w:hint="eastAsia"/>
      </w:rPr>
      <w:fldChar w:fldCharType="begin"/>
    </w:r>
    <w:r>
      <w:rPr>
        <w:rFonts w:hint="eastAsia"/>
      </w:rPr>
      <w:instrText>NUMPAGES  \* MERGEFORMAT</w:instrText>
    </w:r>
    <w:r>
      <w:fldChar w:fldCharType="separate"/>
    </w:r>
    <w:r>
      <w:rPr>
        <w:b w:val="1"/>
        <w:sz w:val="24"/>
        <w:szCs w:val="24"/>
      </w:rPr>
      <w:t>16</w:t>
    </w:r>
    <w:r>
      <w:rPr>
        <w:b w:val="1"/>
        <w:sz w:val="24"/>
        <w:szCs w:val="24"/>
      </w:rPr>
      <w:fldChar w:fldCharType="end"/>
    </w:r>
  </w:p>
  <w:p>
    <w:pPr>
      <w:pStyle w:val="PO169"/>
      <w:rPr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1228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/>
      <w:lvlText w:val="%1"/>
    </w:lvl>
    <w:lvl w:ilvl="1">
      <w:lvlJc w:val="left"/>
      <w:numFmt w:val="decimal"/>
      <w:start w:val="3"/>
      <w:suff w:val="tab"/>
      <w:pPr>
        <w:ind w:left="1080" w:hanging="360"/>
        <w:tabs>
          <w:tab w:val="left" w:pos="1080"/>
        </w:tabs>
        <w:rPr/>
      </w:pPr>
      <w:rPr/>
      <w:lvlText w:val="%1.%2"/>
    </w:lvl>
    <w:lvl w:ilvl="2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/>
      <w:lvlText w:val="%1.%2.%3"/>
    </w:lvl>
    <w:lvl w:ilvl="3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/>
      <w:lvlText w:val="%1.%2.%3.%4"/>
    </w:lvl>
    <w:lvl w:ilvl="4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/>
      <w:lvlText w:val="%1.%2.%3.%4.%5"/>
    </w:lvl>
    <w:lvl w:ilvl="5">
      <w:lvlJc w:val="left"/>
      <w:numFmt w:val="decimal"/>
      <w:start w:val="1"/>
      <w:suff w:val="tab"/>
      <w:pPr>
        <w:ind w:left="2520" w:hanging="360"/>
        <w:tabs>
          <w:tab w:val="left" w:pos="2520"/>
        </w:tabs>
        <w:rPr/>
      </w:pPr>
      <w:rPr/>
      <w:lvlText w:val="%1.%2.%3.%4.%5.%6"/>
    </w:lvl>
    <w:lvl w:ilvl="6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/>
      <w:lvlText w:val="%1.%2.%3.%4.%5.%6.%7"/>
    </w:lvl>
    <w:lvl w:ilvl="7">
      <w:lvlJc w:val="left"/>
      <w:numFmt w:val="decimal"/>
      <w:start w:val="1"/>
      <w:suff w:val="tab"/>
      <w:pPr>
        <w:ind w:left="3240" w:hanging="360"/>
        <w:tabs>
          <w:tab w:val="left" w:pos="3240"/>
        </w:tabs>
        <w:rPr/>
      </w:pPr>
      <w:rPr/>
      <w:lvlText w:val="%1.%2.%3.%4.%5.%6.%7.%8"/>
    </w:lvl>
    <w:lvl w:ilvl="8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/>
      <w:lvlText w:val="%1.%2.%3.%4.%5.%6.%7.%8.%9"/>
    </w:lvl>
  </w:abstractNum>
  <w:abstractNum w:abstractNumId="1">
    <w:multiLevelType w:val="hybridMultilevel"/>
    <w:nsid w:val="2F000001"/>
    <w:tmpl w:val="1F003696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rFonts w:ascii="OpenSymbol" w:hAnsi="OpenSymbol" w:cs="OpenSymbol" w:hint="default"/>
      </w:rPr>
      <w:lvlText w:val="◦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OpenSymbol" w:hAnsi="OpenSymbol" w:cs="OpenSymbol" w:hint="default"/>
      </w:rPr>
      <w:lvlText w:val="▪"/>
    </w:lvl>
    <w:lvl w:ilvl="3">
      <w:lvlJc w:val="left"/>
      <w:numFmt w:val="bullet"/>
      <w:start w:val="1"/>
      <w:suff w:val="tab"/>
      <w:pPr>
        <w:ind w:left="1800" w:hanging="360"/>
        <w:tabs>
          <w:tab w:val="left" w:pos="1800"/>
        </w:tabs>
        <w:rPr/>
      </w:pPr>
      <w:rPr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OpenSymbol" w:hAnsi="OpenSymbol" w:cs="OpenSymbol" w:hint="default"/>
      </w:rPr>
      <w:lvlText w:val="◦"/>
    </w:lvl>
    <w:lvl w:ilvl="5">
      <w:lvlJc w:val="left"/>
      <w:numFmt w:val="bullet"/>
      <w:start w:val="1"/>
      <w:suff w:val="tab"/>
      <w:pPr>
        <w:ind w:left="2520" w:hanging="360"/>
        <w:tabs>
          <w:tab w:val="left" w:pos="2520"/>
        </w:tabs>
        <w:rPr/>
      </w:pPr>
      <w:rPr>
        <w:rFonts w:ascii="OpenSymbol" w:hAnsi="OpenSymbol" w:cs="OpenSymbol" w:hint="default"/>
      </w:rPr>
      <w:lvlText w:val="▪"/>
    </w:lvl>
    <w:lvl w:ilvl="6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3240" w:hanging="360"/>
        <w:tabs>
          <w:tab w:val="left" w:pos="3240"/>
        </w:tabs>
        <w:rPr/>
      </w:pPr>
      <w:rPr>
        <w:rFonts w:ascii="OpenSymbol" w:hAnsi="OpenSymbol" w:cs="OpenSymbol" w:hint="default"/>
      </w:rPr>
      <w:lvlText w:val="◦"/>
    </w:lvl>
    <w:lvl w:ilvl="8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OpenSymbol" w:hAnsi="OpenSymbol" w:cs="OpenSymbol" w:hint="default"/>
      </w:rPr>
      <w:lvlText w:val="▪"/>
    </w:lvl>
  </w:abstractNum>
  <w:abstractNum w:abstractNumId="2">
    <w:multiLevelType w:val="multilevel"/>
    <w:nsid w:val="2F000002"/>
    <w:tmpl w:val="1F000B7B"/>
    <w:lvl w:ilvl="0">
      <w:lvlJc w:val="left"/>
      <w:numFmt w:val="decimal"/>
      <w:start w:val="3"/>
      <w:suff w:val="tab"/>
      <w:pPr>
        <w:ind w:left="709" w:hanging="283"/>
        <w:tabs>
          <w:tab w:val="left" w:pos="709"/>
        </w:tabs>
        <w:rPr/>
      </w:pPr>
      <w:rPr/>
      <w:lvlText w:val="%1."/>
    </w:lvl>
    <w:lvl w:ilvl="1">
      <w:lvlJc w:val="left"/>
      <w:numFmt w:val="decimal"/>
      <w:start w:val="1"/>
      <w:suff w:val="tab"/>
      <w:pPr>
        <w:ind w:left="1418" w:hanging="283"/>
        <w:tabs>
          <w:tab w:val="left" w:pos="1418"/>
        </w:tabs>
        <w:rPr/>
      </w:pPr>
      <w:rPr/>
      <w:lvlText w:val="%2."/>
    </w:lvl>
    <w:lvl w:ilvl="2">
      <w:lvlJc w:val="left"/>
      <w:numFmt w:val="decimal"/>
      <w:start w:val="1"/>
      <w:suff w:val="tab"/>
      <w:pPr>
        <w:ind w:left="2127" w:hanging="283"/>
        <w:tabs>
          <w:tab w:val="left" w:pos="2127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2836" w:hanging="283"/>
        <w:tabs>
          <w:tab w:val="left" w:pos="2836"/>
        </w:tabs>
        <w:rPr/>
      </w:pPr>
      <w:rPr/>
      <w:lvlText w:val="%4."/>
    </w:lvl>
    <w:lvl w:ilvl="4">
      <w:lvlJc w:val="left"/>
      <w:numFmt w:val="decimal"/>
      <w:start w:val="1"/>
      <w:suff w:val="tab"/>
      <w:pPr>
        <w:ind w:left="3545" w:hanging="283"/>
        <w:tabs>
          <w:tab w:val="left" w:pos="3545"/>
        </w:tabs>
        <w:rPr/>
      </w:pPr>
      <w:rPr/>
      <w:lvlText w:val="%5."/>
    </w:lvl>
    <w:lvl w:ilvl="5">
      <w:lvlJc w:val="left"/>
      <w:numFmt w:val="decimal"/>
      <w:start w:val="1"/>
      <w:suff w:val="tab"/>
      <w:pPr>
        <w:ind w:left="4254" w:hanging="283"/>
        <w:tabs>
          <w:tab w:val="left" w:pos="4254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4963" w:hanging="283"/>
        <w:tabs>
          <w:tab w:val="left" w:pos="4963"/>
        </w:tabs>
        <w:rPr/>
      </w:pPr>
      <w:rPr/>
      <w:lvlText w:val="%7."/>
    </w:lvl>
    <w:lvl w:ilvl="7">
      <w:lvlJc w:val="left"/>
      <w:numFmt w:val="decimal"/>
      <w:start w:val="1"/>
      <w:suff w:val="tab"/>
      <w:pPr>
        <w:ind w:left="5672" w:hanging="283"/>
        <w:tabs>
          <w:tab w:val="left" w:pos="5672"/>
        </w:tabs>
        <w:rPr/>
      </w:pPr>
      <w:rPr/>
      <w:lvlText w:val="%8."/>
    </w:lvl>
    <w:lvl w:ilvl="8">
      <w:lvlJc w:val="left"/>
      <w:numFmt w:val="decimal"/>
      <w:start w:val="1"/>
      <w:suff w:val="tab"/>
      <w:pPr>
        <w:ind w:left="6381" w:hanging="283"/>
        <w:tabs>
          <w:tab w:val="left" w:pos="6381"/>
        </w:tabs>
        <w:rPr/>
      </w:pPr>
      <w:rPr/>
      <w:lvlText w:val="%9."/>
    </w:lvl>
  </w:abstractNum>
  <w:abstractNum w:abstractNumId="3">
    <w:multiLevelType w:val="multilevel"/>
    <w:nsid w:val="2F000003"/>
    <w:tmpl w:val="1F003FB6"/>
    <w:lvl w:ilvl="0">
      <w:lvlJc w:val="left"/>
      <w:numFmt w:val="decimal"/>
      <w:start w:val="1"/>
      <w:suff w:val="tab"/>
      <w:pPr>
        <w:ind w:left="709" w:hanging="283"/>
        <w:tabs>
          <w:tab w:val="left" w:pos="709"/>
        </w:tabs>
        <w:rPr/>
      </w:pPr>
      <w:rPr/>
      <w:lvlText w:val="%1."/>
    </w:lvl>
    <w:lvl w:ilvl="1">
      <w:lvlJc w:val="left"/>
      <w:numFmt w:val="decimal"/>
      <w:start w:val="1"/>
      <w:suff w:val="tab"/>
      <w:pPr>
        <w:ind w:left="1418" w:hanging="283"/>
        <w:tabs>
          <w:tab w:val="left" w:pos="1418"/>
        </w:tabs>
        <w:rPr/>
      </w:pPr>
      <w:rPr/>
      <w:lvlText w:val="%2."/>
    </w:lvl>
    <w:lvl w:ilvl="2">
      <w:lvlJc w:val="left"/>
      <w:numFmt w:val="decimal"/>
      <w:start w:val="1"/>
      <w:suff w:val="tab"/>
      <w:pPr>
        <w:ind w:left="2127" w:hanging="283"/>
        <w:tabs>
          <w:tab w:val="left" w:pos="2127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2836" w:hanging="283"/>
        <w:tabs>
          <w:tab w:val="left" w:pos="2836"/>
        </w:tabs>
        <w:rPr/>
      </w:pPr>
      <w:rPr/>
      <w:lvlText w:val="%4."/>
    </w:lvl>
    <w:lvl w:ilvl="4">
      <w:lvlJc w:val="left"/>
      <w:numFmt w:val="decimal"/>
      <w:start w:val="1"/>
      <w:suff w:val="tab"/>
      <w:pPr>
        <w:ind w:left="3545" w:hanging="283"/>
        <w:tabs>
          <w:tab w:val="left" w:pos="3545"/>
        </w:tabs>
        <w:rPr/>
      </w:pPr>
      <w:rPr/>
      <w:lvlText w:val="%5."/>
    </w:lvl>
    <w:lvl w:ilvl="5">
      <w:lvlJc w:val="left"/>
      <w:numFmt w:val="decimal"/>
      <w:start w:val="1"/>
      <w:suff w:val="tab"/>
      <w:pPr>
        <w:ind w:left="4254" w:hanging="283"/>
        <w:tabs>
          <w:tab w:val="left" w:pos="4254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4963" w:hanging="283"/>
        <w:tabs>
          <w:tab w:val="left" w:pos="4963"/>
        </w:tabs>
        <w:rPr/>
      </w:pPr>
      <w:rPr/>
      <w:lvlText w:val="%7."/>
    </w:lvl>
    <w:lvl w:ilvl="7">
      <w:lvlJc w:val="left"/>
      <w:numFmt w:val="decimal"/>
      <w:start w:val="1"/>
      <w:suff w:val="tab"/>
      <w:pPr>
        <w:ind w:left="5672" w:hanging="283"/>
        <w:tabs>
          <w:tab w:val="left" w:pos="5672"/>
        </w:tabs>
        <w:rPr/>
      </w:pPr>
      <w:rPr/>
      <w:lvlText w:val="%8."/>
    </w:lvl>
    <w:lvl w:ilvl="8">
      <w:lvlJc w:val="left"/>
      <w:numFmt w:val="decimal"/>
      <w:start w:val="1"/>
      <w:suff w:val="tab"/>
      <w:pPr>
        <w:ind w:left="6381" w:hanging="283"/>
        <w:tabs>
          <w:tab w:val="left" w:pos="6381"/>
        </w:tabs>
        <w:rPr/>
      </w:pPr>
      <w:rPr/>
      <w:lvlText w:val="%9."/>
    </w:lvl>
  </w:abstractNum>
  <w:abstractNum w:abstractNumId="4">
    <w:multiLevelType w:val="hybridMultilevel"/>
    <w:nsid w:val="2F000004"/>
    <w:tmpl w:val="1F003DE3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rFonts w:ascii="OpenSymbol" w:hAnsi="OpenSymbol" w:cs="OpenSymbol" w:hint="default"/>
      </w:rPr>
      <w:lvlText w:val="◦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OpenSymbol" w:hAnsi="OpenSymbol" w:cs="OpenSymbol" w:hint="default"/>
      </w:rPr>
      <w:lvlText w:val="▪"/>
    </w:lvl>
    <w:lvl w:ilvl="3">
      <w:lvlJc w:val="left"/>
      <w:numFmt w:val="bullet"/>
      <w:start w:val="1"/>
      <w:suff w:val="tab"/>
      <w:pPr>
        <w:ind w:left="1800" w:hanging="360"/>
        <w:tabs>
          <w:tab w:val="left" w:pos="1800"/>
        </w:tabs>
        <w:rPr/>
      </w:pPr>
      <w:rPr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OpenSymbol" w:hAnsi="OpenSymbol" w:cs="OpenSymbol" w:hint="default"/>
      </w:rPr>
      <w:lvlText w:val="◦"/>
    </w:lvl>
    <w:lvl w:ilvl="5">
      <w:lvlJc w:val="left"/>
      <w:numFmt w:val="bullet"/>
      <w:start w:val="1"/>
      <w:suff w:val="tab"/>
      <w:pPr>
        <w:ind w:left="2520" w:hanging="360"/>
        <w:tabs>
          <w:tab w:val="left" w:pos="2520"/>
        </w:tabs>
        <w:rPr/>
      </w:pPr>
      <w:rPr>
        <w:rFonts w:ascii="OpenSymbol" w:hAnsi="OpenSymbol" w:cs="OpenSymbol" w:hint="default"/>
      </w:rPr>
      <w:lvlText w:val="▪"/>
    </w:lvl>
    <w:lvl w:ilvl="6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3240" w:hanging="360"/>
        <w:tabs>
          <w:tab w:val="left" w:pos="3240"/>
        </w:tabs>
        <w:rPr/>
      </w:pPr>
      <w:rPr>
        <w:rFonts w:ascii="OpenSymbol" w:hAnsi="OpenSymbol" w:cs="OpenSymbol" w:hint="default"/>
      </w:rPr>
      <w:lvlText w:val="◦"/>
    </w:lvl>
    <w:lvl w:ilvl="8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OpenSymbol" w:hAnsi="OpenSymbol" w:cs="OpenSymbol" w:hint="default"/>
      </w:rPr>
      <w:lvlText w:val="▪"/>
    </w:lvl>
  </w:abstractNum>
  <w:abstractNum w:abstractNumId="5">
    <w:multiLevelType w:val="multilevel"/>
    <w:nsid w:val="2F000005"/>
    <w:tmpl w:val="1F0037F5"/>
    <w:lvl w:ilvl="0">
      <w:lvlJc w:val="left"/>
      <w:numFmt w:val="decimal"/>
      <w:start w:val="1"/>
      <w:suff w:val="tab"/>
      <w:pPr>
        <w:ind w:left="360" w:hanging="360"/>
        <w:rPr/>
      </w:pPr>
      <w:rPr>
        <w:rFonts w:hint="default"/>
      </w:rPr>
      <w:lvlText w:val="%1"/>
    </w:lvl>
    <w:lvl w:ilvl="1">
      <w:lvlJc w:val="left"/>
      <w:numFmt w:val="decimal"/>
      <w:start w:val="1"/>
      <w:suff w:val="tab"/>
      <w:pPr>
        <w:ind w:left="643" w:hanging="360"/>
        <w:rPr/>
      </w:pPr>
      <w:rPr>
        <w:rFonts w:hint="default"/>
      </w:rPr>
      <w:lvlText w:val="%1.%2"/>
    </w:lvl>
    <w:lvl w:ilvl="2">
      <w:lvlJc w:val="left"/>
      <w:numFmt w:val="decimal"/>
      <w:start w:val="1"/>
      <w:suff w:val="tab"/>
      <w:pPr>
        <w:ind w:left="1286" w:hanging="720"/>
        <w:rPr/>
      </w:pPr>
      <w:rPr>
        <w:rFonts w:hint="default"/>
      </w:rPr>
      <w:lvlText w:val="%1.%2.%3"/>
    </w:lvl>
    <w:lvl w:ilvl="3">
      <w:lvlJc w:val="left"/>
      <w:numFmt w:val="decimal"/>
      <w:start w:val="1"/>
      <w:suff w:val="tab"/>
      <w:pPr>
        <w:ind w:left="1569" w:hanging="720"/>
        <w:rPr/>
      </w:pPr>
      <w:rPr>
        <w:rFonts w:hint="default"/>
      </w:rPr>
      <w:lvlText w:val="%1.%2.%3.%4"/>
    </w:lvl>
    <w:lvl w:ilvl="4">
      <w:lvlJc w:val="left"/>
      <w:numFmt w:val="decimal"/>
      <w:start w:val="1"/>
      <w:suff w:val="tab"/>
      <w:pPr>
        <w:ind w:left="2212" w:hanging="1080"/>
        <w:rPr/>
      </w:pPr>
      <w:rPr>
        <w:rFonts w:hint="default"/>
      </w:rPr>
      <w:lvlText w:val="%1.%2.%3.%4.%5"/>
    </w:lvl>
    <w:lvl w:ilvl="5">
      <w:lvlJc w:val="left"/>
      <w:numFmt w:val="decimal"/>
      <w:start w:val="1"/>
      <w:suff w:val="tab"/>
      <w:pPr>
        <w:ind w:left="2495" w:hanging="1080"/>
        <w:rPr/>
      </w:pPr>
      <w:rPr>
        <w:rFonts w:hint="default"/>
      </w:rPr>
      <w:lvlText w:val="%1.%2.%3.%4.%5.%6"/>
    </w:lvl>
    <w:lvl w:ilvl="6">
      <w:lvlJc w:val="left"/>
      <w:numFmt w:val="decimal"/>
      <w:start w:val="1"/>
      <w:suff w:val="tab"/>
      <w:pPr>
        <w:ind w:left="3138" w:hanging="1440"/>
        <w:rPr/>
      </w:pPr>
      <w:rPr>
        <w:rFonts w:hint="default"/>
      </w:rPr>
      <w:lvlText w:val="%1.%2.%3.%4.%5.%6.%7"/>
    </w:lvl>
    <w:lvl w:ilvl="7">
      <w:lvlJc w:val="left"/>
      <w:numFmt w:val="decimal"/>
      <w:start w:val="1"/>
      <w:suff w:val="tab"/>
      <w:pPr>
        <w:ind w:left="3421" w:hanging="1440"/>
        <w:rPr/>
      </w:pPr>
      <w:rPr>
        <w:rFonts w:hint="default"/>
      </w:rPr>
      <w:lvlText w:val="%1.%2.%3.%4.%5.%6.%7.%8"/>
    </w:lvl>
    <w:lvl w:ilvl="8">
      <w:lvlJc w:val="left"/>
      <w:numFmt w:val="decimal"/>
      <w:start w:val="1"/>
      <w:suff w:val="tab"/>
      <w:pPr>
        <w:ind w:left="3704" w:hanging="1440"/>
        <w:rPr/>
      </w:pPr>
      <w:rPr>
        <w:rFonts w:hint="default"/>
      </w:rPr>
      <w:lvlText w:val="%1.%2.%3.%4.%5.%6.%7.%8.%9"/>
    </w:lvl>
  </w:abstractNum>
  <w:abstractNum w:abstractNumId="6">
    <w:multiLevelType w:val="hybridMultilevel"/>
    <w:nsid w:val="2F000006"/>
    <w:tmpl w:val="1F003C50"/>
    <w:lvl w:ilvl="0">
      <w:lvlJc w:val="left"/>
      <w:numFmt w:val="decimal"/>
      <w:start w:val="4"/>
      <w:suff w:val="tab"/>
      <w:pPr>
        <w:ind w:left="720" w:hanging="360"/>
        <w:rPr/>
      </w:pPr>
      <w:rPr>
        <w:rFonts w:hint="default"/>
      </w:rPr>
      <w:lvlText w:val="%1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7">
    <w:multiLevelType w:val="hybridMultilevel"/>
    <w:nsid w:val="2F000007"/>
    <w:tmpl w:val="1F000688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rFonts w:ascii="OpenSymbol" w:hAnsi="OpenSymbol" w:cs="OpenSymbol" w:hint="default"/>
      </w:rPr>
      <w:lvlText w:val="◦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OpenSymbol" w:hAnsi="OpenSymbol" w:cs="OpenSymbol" w:hint="default"/>
      </w:rPr>
      <w:lvlText w:val="▪"/>
    </w:lvl>
    <w:lvl w:ilvl="3">
      <w:lvlJc w:val="left"/>
      <w:numFmt w:val="bullet"/>
      <w:start w:val="1"/>
      <w:suff w:val="tab"/>
      <w:pPr>
        <w:ind w:left="1800" w:hanging="360"/>
        <w:tabs>
          <w:tab w:val="left" w:pos="1800"/>
        </w:tabs>
        <w:rPr/>
      </w:pPr>
      <w:rPr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OpenSymbol" w:hAnsi="OpenSymbol" w:cs="OpenSymbol" w:hint="default"/>
      </w:rPr>
      <w:lvlText w:val="◦"/>
    </w:lvl>
    <w:lvl w:ilvl="5">
      <w:lvlJc w:val="left"/>
      <w:numFmt w:val="bullet"/>
      <w:start w:val="1"/>
      <w:suff w:val="tab"/>
      <w:pPr>
        <w:ind w:left="2520" w:hanging="360"/>
        <w:tabs>
          <w:tab w:val="left" w:pos="2520"/>
        </w:tabs>
        <w:rPr/>
      </w:pPr>
      <w:rPr>
        <w:rFonts w:ascii="OpenSymbol" w:hAnsi="OpenSymbol" w:cs="OpenSymbol" w:hint="default"/>
      </w:rPr>
      <w:lvlText w:val="▪"/>
    </w:lvl>
    <w:lvl w:ilvl="6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3240" w:hanging="360"/>
        <w:tabs>
          <w:tab w:val="left" w:pos="3240"/>
        </w:tabs>
        <w:rPr/>
      </w:pPr>
      <w:rPr>
        <w:rFonts w:ascii="OpenSymbol" w:hAnsi="OpenSymbol" w:cs="OpenSymbol" w:hint="default"/>
      </w:rPr>
      <w:lvlText w:val="◦"/>
    </w:lvl>
    <w:lvl w:ilvl="8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OpenSymbol" w:hAnsi="OpenSymbol" w:cs="OpenSymbol" w:hint="default"/>
      </w:rPr>
      <w:lvlText w:val="▪"/>
    </w:lvl>
  </w:abstractNum>
  <w:abstractNum w:abstractNumId="8">
    <w:multiLevelType w:val="multilevel"/>
    <w:nsid w:val="2F000008"/>
    <w:tmpl w:val="1F003518"/>
    <w:lvl w:ilvl="0">
      <w:lvlJc w:val="left"/>
      <w:numFmt w:val="decimal"/>
      <w:start w:val="1"/>
      <w:suff w:val="tab"/>
      <w:pPr>
        <w:ind w:left="720" w:hanging="360"/>
        <w:tabs>
          <w:tab w:val="left" w:pos="0"/>
        </w:tabs>
        <w:rPr/>
      </w:pPr>
      <w:rPr>
        <w:rFonts w:ascii="Calibri" w:hAnsi="Calibri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tabs>
          <w:tab w:val="left" w:pos="0"/>
        </w:tabs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tabs>
          <w:tab w:val="left" w:pos="0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0"/>
        </w:tabs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tabs>
          <w:tab w:val="left" w:pos="0"/>
        </w:tabs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tabs>
          <w:tab w:val="left" w:pos="0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0"/>
        </w:tabs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tabs>
          <w:tab w:val="left" w:pos="0"/>
        </w:tabs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tabs>
          <w:tab w:val="left" w:pos="0"/>
        </w:tabs>
        <w:rPr/>
      </w:pPr>
      <w:rPr/>
      <w:lvlText w:val="%9."/>
    </w:lvl>
  </w:abstractNum>
  <w:abstractNum w:abstractNumId="9">
    <w:multiLevelType w:val="multilevel"/>
    <w:nsid w:val="2F000009"/>
    <w:tmpl w:val="1F002871"/>
    <w:lvl w:ilvl="0">
      <w:lvlJc w:val="left"/>
      <w:numFmt w:val="decimal"/>
      <w:start w:val="1"/>
      <w:suff w:val="tab"/>
      <w:pPr>
        <w:ind w:left="720" w:hanging="360"/>
        <w:tabs>
          <w:tab w:val="left" w:pos="0"/>
        </w:tabs>
        <w:rPr/>
      </w:pPr>
      <w:rPr/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0"/>
        </w:tabs>
        <w:rPr/>
      </w:pPr>
      <w:rPr/>
      <w:lvlText w:val="%1.%2."/>
    </w:lvl>
    <w:lvl w:ilvl="2">
      <w:lvlJc w:val="left"/>
      <w:numFmt w:val="decimal"/>
      <w:start w:val="1"/>
      <w:suff w:val="tab"/>
      <w:pPr>
        <w:ind w:left="2160" w:hanging="180"/>
        <w:tabs>
          <w:tab w:val="left" w:pos="0"/>
        </w:tabs>
        <w:rPr/>
      </w:pPr>
      <w:rPr/>
      <w:lvlText w:val="%1.%2.%3."/>
    </w:lvl>
    <w:lvl w:ilvl="3">
      <w:lvlJc w:val="left"/>
      <w:numFmt w:val="decimal"/>
      <w:start w:val="1"/>
      <w:suff w:val="tab"/>
      <w:pPr>
        <w:ind w:left="2880" w:hanging="360"/>
        <w:tabs>
          <w:tab w:val="left" w:pos="0"/>
        </w:tabs>
        <w:rPr/>
      </w:pPr>
      <w:rPr/>
      <w:lvlText w:val="%1.%2.%3.%4."/>
    </w:lvl>
    <w:lvl w:ilvl="4">
      <w:lvlJc w:val="left"/>
      <w:numFmt w:val="decimal"/>
      <w:start w:val="1"/>
      <w:suff w:val="tab"/>
      <w:pPr>
        <w:ind w:left="3600" w:hanging="360"/>
        <w:tabs>
          <w:tab w:val="left" w:pos="0"/>
        </w:tabs>
        <w:rPr/>
      </w:pPr>
      <w:rPr/>
      <w:lvlText w:val="%1.%2.%3.%4.%5."/>
    </w:lvl>
    <w:lvl w:ilvl="5">
      <w:lvlJc w:val="left"/>
      <w:numFmt w:val="decimal"/>
      <w:start w:val="1"/>
      <w:suff w:val="tab"/>
      <w:pPr>
        <w:ind w:left="4320" w:hanging="180"/>
        <w:tabs>
          <w:tab w:val="left" w:pos="0"/>
        </w:tabs>
        <w:rPr/>
      </w:pPr>
      <w:rPr/>
      <w:lvlText w:val="%1.%2.%3.%4.%5.%6."/>
    </w:lvl>
    <w:lvl w:ilvl="6">
      <w:lvlJc w:val="left"/>
      <w:numFmt w:val="decimal"/>
      <w:start w:val="1"/>
      <w:suff w:val="tab"/>
      <w:pPr>
        <w:ind w:left="5040" w:hanging="360"/>
        <w:tabs>
          <w:tab w:val="left" w:pos="0"/>
        </w:tabs>
        <w:rPr/>
      </w:pPr>
      <w:rPr/>
      <w:lvlText w:val="%1.%2.%3.%4.%5.%6.%7."/>
    </w:lvl>
    <w:lvl w:ilvl="7">
      <w:lvlJc w:val="left"/>
      <w:numFmt w:val="decimal"/>
      <w:start w:val="1"/>
      <w:suff w:val="tab"/>
      <w:pPr>
        <w:ind w:left="5760" w:hanging="360"/>
        <w:tabs>
          <w:tab w:val="left" w:pos="0"/>
        </w:tabs>
        <w:rPr/>
      </w:pPr>
      <w:rPr/>
      <w:lvlText w:val="%1.%2.%3.%4.%5.%6.%7.%8."/>
    </w:lvl>
    <w:lvl w:ilvl="8">
      <w:lvlJc w:val="left"/>
      <w:numFmt w:val="decimal"/>
      <w:start w:val="1"/>
      <w:suff w:val="tab"/>
      <w:pPr>
        <w:ind w:left="6480" w:hanging="180"/>
        <w:tabs>
          <w:tab w:val="left" w:pos="0"/>
        </w:tabs>
        <w:rPr/>
      </w:pPr>
      <w:rPr/>
      <w:lvlText w:val="%1.%2.%3.%4.%5.%6.%7.%8.%9."/>
    </w:lvl>
  </w:abstractNum>
  <w:abstractNum w:abstractNumId="10">
    <w:multiLevelType w:val="multilevel"/>
    <w:nsid w:val="2F00000A"/>
    <w:tmpl w:val="1F003D23"/>
    <w:lvl w:ilvl="0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/>
      <w:lvlText w:val="%1."/>
    </w:lvl>
    <w:lvl w:ilvl="1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/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2520" w:hanging="360"/>
        <w:tabs>
          <w:tab w:val="left" w:pos="2520"/>
        </w:tabs>
        <w:rPr/>
      </w:pPr>
      <w:rPr/>
      <w:lvlText w:val="%4."/>
    </w:lvl>
    <w:lvl w:ilvl="4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/>
      <w:lvlText w:val="%5."/>
    </w:lvl>
    <w:lvl w:ilvl="5">
      <w:lvlJc w:val="left"/>
      <w:numFmt w:val="decimal"/>
      <w:start w:val="1"/>
      <w:suff w:val="tab"/>
      <w:pPr>
        <w:ind w:left="3240" w:hanging="360"/>
        <w:tabs>
          <w:tab w:val="left" w:pos="3240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/>
      <w:lvlText w:val="%7."/>
    </w:lvl>
    <w:lvl w:ilvl="7">
      <w:lvlJc w:val="left"/>
      <w:numFmt w:val="decimal"/>
      <w:start w:val="1"/>
      <w:suff w:val="tab"/>
      <w:pPr>
        <w:ind w:left="3960" w:hanging="360"/>
        <w:tabs>
          <w:tab w:val="left" w:pos="3960"/>
        </w:tabs>
        <w:rPr/>
      </w:pPr>
      <w:rPr/>
      <w:lvlText w:val="%8."/>
    </w:lvl>
    <w:lvl w:ilvl="8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/>
      <w:lvlText w:val="%9."/>
    </w:lvl>
  </w:abstractNum>
  <w:abstractNum w:abstractNumId="11">
    <w:multiLevelType w:val="hybridMultilevel"/>
    <w:nsid w:val="2F00000B"/>
    <w:tmpl w:val="1F000F4F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rFonts w:ascii="OpenSymbol" w:hAnsi="OpenSymbol" w:cs="OpenSymbol" w:hint="default"/>
      </w:rPr>
      <w:lvlText w:val="◦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OpenSymbol" w:hAnsi="OpenSymbol" w:cs="OpenSymbol" w:hint="default"/>
      </w:rPr>
      <w:lvlText w:val="▪"/>
    </w:lvl>
    <w:lvl w:ilvl="3">
      <w:lvlJc w:val="left"/>
      <w:numFmt w:val="bullet"/>
      <w:start w:val="1"/>
      <w:suff w:val="tab"/>
      <w:pPr>
        <w:ind w:left="1800" w:hanging="360"/>
        <w:tabs>
          <w:tab w:val="left" w:pos="1800"/>
        </w:tabs>
        <w:rPr/>
      </w:pPr>
      <w:rPr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OpenSymbol" w:hAnsi="OpenSymbol" w:cs="OpenSymbol" w:hint="default"/>
      </w:rPr>
      <w:lvlText w:val="◦"/>
    </w:lvl>
    <w:lvl w:ilvl="5">
      <w:lvlJc w:val="left"/>
      <w:numFmt w:val="bullet"/>
      <w:start w:val="1"/>
      <w:suff w:val="tab"/>
      <w:pPr>
        <w:ind w:left="2520" w:hanging="360"/>
        <w:tabs>
          <w:tab w:val="left" w:pos="2520"/>
        </w:tabs>
        <w:rPr/>
      </w:pPr>
      <w:rPr>
        <w:rFonts w:ascii="OpenSymbol" w:hAnsi="OpenSymbol" w:cs="OpenSymbol" w:hint="default"/>
      </w:rPr>
      <w:lvlText w:val="▪"/>
    </w:lvl>
    <w:lvl w:ilvl="6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3240" w:hanging="360"/>
        <w:tabs>
          <w:tab w:val="left" w:pos="3240"/>
        </w:tabs>
        <w:rPr/>
      </w:pPr>
      <w:rPr>
        <w:rFonts w:ascii="OpenSymbol" w:hAnsi="OpenSymbol" w:cs="OpenSymbol" w:hint="default"/>
      </w:rPr>
      <w:lvlText w:val="◦"/>
    </w:lvl>
    <w:lvl w:ilvl="8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OpenSymbol" w:hAnsi="OpenSymbol" w:cs="OpenSymbol" w:hint="default"/>
      </w:rPr>
      <w:lvlText w:val="▪"/>
    </w:lvl>
  </w:abstractNum>
  <w:abstractNum w:abstractNumId="12">
    <w:multiLevelType w:val="hybridMultilevel"/>
    <w:nsid w:val="2F00000C"/>
    <w:tmpl w:val="1F0032A0"/>
    <w:lvl w:ilvl="0">
      <w:lvlJc w:val="left"/>
      <w:numFmt w:val="bullet"/>
      <w:start w:val="1"/>
      <w:suff w:val="tab"/>
      <w:pPr>
        <w:ind w:left="720" w:hanging="360"/>
        <w:rPr/>
      </w:pPr>
      <w:rPr>
        <w:b w:val="0"/>
        <w:color w:val="auto"/>
        <w:sz w:val="22"/>
        <w:szCs w:val="22"/>
        <w:u w:val="none"/>
        <w:rFonts w:ascii="Wingdings" w:hAnsi="Wingdings" w:hint="default"/>
      </w:rPr>
      <w:lvlText w:val="Ø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3">
    <w:multiLevelType w:val="multilevel"/>
    <w:nsid w:val="2F00000D"/>
    <w:tmpl w:val="1F003B6D"/>
    <w:lvl w:ilvl="0">
      <w:lvlJc w:val="left"/>
      <w:numFmt w:val="decimal"/>
      <w:start w:val="4"/>
      <w:suff w:val="tab"/>
      <w:pPr>
        <w:ind w:left="709" w:hanging="283"/>
        <w:tabs>
          <w:tab w:val="left" w:pos="709"/>
        </w:tabs>
        <w:rPr/>
      </w:pPr>
      <w:rPr/>
      <w:lvlText w:val="%1."/>
    </w:lvl>
    <w:lvl w:ilvl="1">
      <w:lvlJc w:val="left"/>
      <w:numFmt w:val="decimal"/>
      <w:start w:val="1"/>
      <w:suff w:val="tab"/>
      <w:pPr>
        <w:ind w:left="1418" w:hanging="283"/>
        <w:tabs>
          <w:tab w:val="left" w:pos="1418"/>
        </w:tabs>
        <w:rPr/>
      </w:pPr>
      <w:rPr/>
      <w:lvlText w:val="%2."/>
    </w:lvl>
    <w:lvl w:ilvl="2">
      <w:lvlJc w:val="left"/>
      <w:numFmt w:val="decimal"/>
      <w:start w:val="1"/>
      <w:suff w:val="tab"/>
      <w:pPr>
        <w:ind w:left="2127" w:hanging="283"/>
        <w:tabs>
          <w:tab w:val="left" w:pos="2127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2836" w:hanging="283"/>
        <w:tabs>
          <w:tab w:val="left" w:pos="2836"/>
        </w:tabs>
        <w:rPr/>
      </w:pPr>
      <w:rPr/>
      <w:lvlText w:val="%4."/>
    </w:lvl>
    <w:lvl w:ilvl="4">
      <w:lvlJc w:val="left"/>
      <w:numFmt w:val="decimal"/>
      <w:start w:val="1"/>
      <w:suff w:val="tab"/>
      <w:pPr>
        <w:ind w:left="3545" w:hanging="283"/>
        <w:tabs>
          <w:tab w:val="left" w:pos="3545"/>
        </w:tabs>
        <w:rPr/>
      </w:pPr>
      <w:rPr/>
      <w:lvlText w:val="%5."/>
    </w:lvl>
    <w:lvl w:ilvl="5">
      <w:lvlJc w:val="left"/>
      <w:numFmt w:val="decimal"/>
      <w:start w:val="1"/>
      <w:suff w:val="tab"/>
      <w:pPr>
        <w:ind w:left="4254" w:hanging="283"/>
        <w:tabs>
          <w:tab w:val="left" w:pos="4254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4963" w:hanging="283"/>
        <w:tabs>
          <w:tab w:val="left" w:pos="4963"/>
        </w:tabs>
        <w:rPr/>
      </w:pPr>
      <w:rPr/>
      <w:lvlText w:val="%7."/>
    </w:lvl>
    <w:lvl w:ilvl="7">
      <w:lvlJc w:val="left"/>
      <w:numFmt w:val="decimal"/>
      <w:start w:val="1"/>
      <w:suff w:val="tab"/>
      <w:pPr>
        <w:ind w:left="5672" w:hanging="283"/>
        <w:tabs>
          <w:tab w:val="left" w:pos="5672"/>
        </w:tabs>
        <w:rPr/>
      </w:pPr>
      <w:rPr/>
      <w:lvlText w:val="%8."/>
    </w:lvl>
    <w:lvl w:ilvl="8">
      <w:lvlJc w:val="left"/>
      <w:numFmt w:val="decimal"/>
      <w:start w:val="1"/>
      <w:suff w:val="tab"/>
      <w:pPr>
        <w:ind w:left="6381" w:hanging="283"/>
        <w:tabs>
          <w:tab w:val="left" w:pos="6381"/>
        </w:tabs>
        <w:rPr/>
      </w:pPr>
      <w:rPr/>
      <w:lvlText w:val="%9."/>
    </w:lvl>
  </w:abstractNum>
  <w:abstractNum w:abstractNumId="14">
    <w:multiLevelType w:val="hybridMultilevel"/>
    <w:nsid w:val="2F00000E"/>
    <w:tmpl w:val="1F00281D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rFonts w:ascii="OpenSymbol" w:hAnsi="OpenSymbol" w:cs="OpenSymbol" w:hint="default"/>
      </w:rPr>
      <w:lvlText w:val="◦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OpenSymbol" w:hAnsi="OpenSymbol" w:cs="OpenSymbol" w:hint="default"/>
      </w:rPr>
      <w:lvlText w:val="▪"/>
    </w:lvl>
    <w:lvl w:ilvl="3">
      <w:lvlJc w:val="left"/>
      <w:numFmt w:val="bullet"/>
      <w:start w:val="1"/>
      <w:suff w:val="tab"/>
      <w:pPr>
        <w:ind w:left="1800" w:hanging="360"/>
        <w:tabs>
          <w:tab w:val="left" w:pos="1800"/>
        </w:tabs>
        <w:rPr/>
      </w:pPr>
      <w:rPr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OpenSymbol" w:hAnsi="OpenSymbol" w:cs="OpenSymbol" w:hint="default"/>
      </w:rPr>
      <w:lvlText w:val="◦"/>
    </w:lvl>
    <w:lvl w:ilvl="5">
      <w:lvlJc w:val="left"/>
      <w:numFmt w:val="bullet"/>
      <w:start w:val="1"/>
      <w:suff w:val="tab"/>
      <w:pPr>
        <w:ind w:left="2520" w:hanging="360"/>
        <w:tabs>
          <w:tab w:val="left" w:pos="2520"/>
        </w:tabs>
        <w:rPr/>
      </w:pPr>
      <w:rPr>
        <w:rFonts w:ascii="OpenSymbol" w:hAnsi="OpenSymbol" w:cs="OpenSymbol" w:hint="default"/>
      </w:rPr>
      <w:lvlText w:val="▪"/>
    </w:lvl>
    <w:lvl w:ilvl="6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3240" w:hanging="360"/>
        <w:tabs>
          <w:tab w:val="left" w:pos="3240"/>
        </w:tabs>
        <w:rPr/>
      </w:pPr>
      <w:rPr>
        <w:rFonts w:ascii="OpenSymbol" w:hAnsi="OpenSymbol" w:cs="OpenSymbol" w:hint="default"/>
      </w:rPr>
      <w:lvlText w:val="◦"/>
    </w:lvl>
    <w:lvl w:ilvl="8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OpenSymbol" w:hAnsi="OpenSymbol" w:cs="OpenSymbol" w:hint="default"/>
      </w:rPr>
      <w:lvlText w:val="▪"/>
    </w:lvl>
  </w:abstractNum>
  <w:abstractNum w:abstractNumId="15">
    <w:multiLevelType w:val="multilevel"/>
    <w:nsid w:val="2F00000F"/>
    <w:tmpl w:val="1F000EBD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/>
      <w:lvlText w:val="%1"/>
    </w:lvl>
    <w:lvl w:ilvl="1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/>
      <w:lvlText w:val="%1.%2"/>
    </w:lvl>
    <w:lvl w:ilvl="2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/>
      <w:lvlText w:val="%1.%2.%3"/>
    </w:lvl>
    <w:lvl w:ilvl="3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/>
      <w:lvlText w:val="%1.%2.%3.%4"/>
    </w:lvl>
    <w:lvl w:ilvl="4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/>
      <w:lvlText w:val="%1.%2.%3.%4.%5"/>
    </w:lvl>
    <w:lvl w:ilvl="5">
      <w:lvlJc w:val="left"/>
      <w:numFmt w:val="decimal"/>
      <w:start w:val="1"/>
      <w:suff w:val="tab"/>
      <w:pPr>
        <w:ind w:left="2520" w:hanging="360"/>
        <w:tabs>
          <w:tab w:val="left" w:pos="2520"/>
        </w:tabs>
        <w:rPr/>
      </w:pPr>
      <w:rPr/>
      <w:lvlText w:val="%1.%2.%3.%4.%5.%6"/>
    </w:lvl>
    <w:lvl w:ilvl="6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/>
      <w:lvlText w:val="%1.%2.%3.%4.%5.%6.%7"/>
    </w:lvl>
    <w:lvl w:ilvl="7">
      <w:lvlJc w:val="left"/>
      <w:numFmt w:val="decimal"/>
      <w:start w:val="1"/>
      <w:suff w:val="tab"/>
      <w:pPr>
        <w:ind w:left="3240" w:hanging="360"/>
        <w:tabs>
          <w:tab w:val="left" w:pos="3240"/>
        </w:tabs>
        <w:rPr/>
      </w:pPr>
      <w:rPr/>
      <w:lvlText w:val="%1.%2.%3.%4.%5.%6.%7.%8"/>
    </w:lvl>
    <w:lvl w:ilvl="8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/>
      <w:lvlText w:val="%1.%2.%3.%4.%5.%6.%7.%8.%9"/>
    </w:lvl>
  </w:abstractNum>
  <w:abstractNum w:abstractNumId="16">
    <w:multiLevelType w:val="multilevel"/>
    <w:nsid w:val="2F000010"/>
    <w:tmpl w:val="1F002EE5"/>
    <w:lvl w:ilvl="0">
      <w:lvlJc w:val="left"/>
      <w:numFmt w:val="decimal"/>
      <w:start w:val="2"/>
      <w:suff w:val="tab"/>
      <w:pPr>
        <w:ind w:left="709" w:hanging="283"/>
        <w:tabs>
          <w:tab w:val="left" w:pos="709"/>
        </w:tabs>
        <w:rPr/>
      </w:pPr>
      <w:rPr/>
      <w:lvlText w:val="%1."/>
    </w:lvl>
    <w:lvl w:ilvl="1">
      <w:lvlJc w:val="left"/>
      <w:numFmt w:val="decimal"/>
      <w:start w:val="1"/>
      <w:suff w:val="tab"/>
      <w:pPr>
        <w:ind w:left="1418" w:hanging="283"/>
        <w:tabs>
          <w:tab w:val="left" w:pos="1418"/>
        </w:tabs>
        <w:rPr/>
      </w:pPr>
      <w:rPr/>
      <w:lvlText w:val="%2."/>
    </w:lvl>
    <w:lvl w:ilvl="2">
      <w:lvlJc w:val="left"/>
      <w:numFmt w:val="decimal"/>
      <w:start w:val="1"/>
      <w:suff w:val="tab"/>
      <w:pPr>
        <w:ind w:left="2127" w:hanging="283"/>
        <w:tabs>
          <w:tab w:val="left" w:pos="2127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2836" w:hanging="283"/>
        <w:tabs>
          <w:tab w:val="left" w:pos="2836"/>
        </w:tabs>
        <w:rPr/>
      </w:pPr>
      <w:rPr/>
      <w:lvlText w:val="%4."/>
    </w:lvl>
    <w:lvl w:ilvl="4">
      <w:lvlJc w:val="left"/>
      <w:numFmt w:val="decimal"/>
      <w:start w:val="1"/>
      <w:suff w:val="tab"/>
      <w:pPr>
        <w:ind w:left="3545" w:hanging="283"/>
        <w:tabs>
          <w:tab w:val="left" w:pos="3545"/>
        </w:tabs>
        <w:rPr/>
      </w:pPr>
      <w:rPr/>
      <w:lvlText w:val="%5."/>
    </w:lvl>
    <w:lvl w:ilvl="5">
      <w:lvlJc w:val="left"/>
      <w:numFmt w:val="decimal"/>
      <w:start w:val="1"/>
      <w:suff w:val="tab"/>
      <w:pPr>
        <w:ind w:left="4254" w:hanging="283"/>
        <w:tabs>
          <w:tab w:val="left" w:pos="4254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4963" w:hanging="283"/>
        <w:tabs>
          <w:tab w:val="left" w:pos="4963"/>
        </w:tabs>
        <w:rPr/>
      </w:pPr>
      <w:rPr/>
      <w:lvlText w:val="%7."/>
    </w:lvl>
    <w:lvl w:ilvl="7">
      <w:lvlJc w:val="left"/>
      <w:numFmt w:val="decimal"/>
      <w:start w:val="1"/>
      <w:suff w:val="tab"/>
      <w:pPr>
        <w:ind w:left="5672" w:hanging="283"/>
        <w:tabs>
          <w:tab w:val="left" w:pos="5672"/>
        </w:tabs>
        <w:rPr/>
      </w:pPr>
      <w:rPr/>
      <w:lvlText w:val="%8."/>
    </w:lvl>
    <w:lvl w:ilvl="8">
      <w:lvlJc w:val="left"/>
      <w:numFmt w:val="decimal"/>
      <w:start w:val="1"/>
      <w:suff w:val="tab"/>
      <w:pPr>
        <w:ind w:left="6381" w:hanging="283"/>
        <w:tabs>
          <w:tab w:val="left" w:pos="6381"/>
        </w:tabs>
        <w:rPr/>
      </w:pPr>
      <w:rPr/>
      <w:lvlText w:val="%9."/>
    </w:lvl>
  </w:abstractNum>
  <w:abstractNum w:abstractNumId="17">
    <w:multiLevelType w:val="multilevel"/>
    <w:nsid w:val="2F000011"/>
    <w:tmpl w:val="1F00240C"/>
    <w:lvl w:ilvl="0">
      <w:lvlJc w:val="left"/>
      <w:numFmt w:val="decimal"/>
      <w:start w:val="1"/>
      <w:suff w:val="tab"/>
      <w:pPr>
        <w:ind w:left="709" w:hanging="283"/>
        <w:tabs>
          <w:tab w:val="left" w:pos="709"/>
        </w:tabs>
        <w:rPr/>
      </w:pPr>
      <w:rPr/>
      <w:lvlText w:val="%1."/>
    </w:lvl>
    <w:lvl w:ilvl="1">
      <w:lvlJc w:val="left"/>
      <w:numFmt w:val="decimal"/>
      <w:start w:val="1"/>
      <w:suff w:val="tab"/>
      <w:pPr>
        <w:ind w:left="1418" w:hanging="283"/>
        <w:tabs>
          <w:tab w:val="left" w:pos="1418"/>
        </w:tabs>
        <w:rPr/>
      </w:pPr>
      <w:rPr/>
      <w:lvlText w:val="%2."/>
    </w:lvl>
    <w:lvl w:ilvl="2">
      <w:lvlJc w:val="left"/>
      <w:numFmt w:val="decimal"/>
      <w:start w:val="1"/>
      <w:suff w:val="tab"/>
      <w:pPr>
        <w:ind w:left="2127" w:hanging="283"/>
        <w:tabs>
          <w:tab w:val="left" w:pos="2127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2836" w:hanging="283"/>
        <w:tabs>
          <w:tab w:val="left" w:pos="2836"/>
        </w:tabs>
        <w:rPr/>
      </w:pPr>
      <w:rPr/>
      <w:lvlText w:val="%4."/>
    </w:lvl>
    <w:lvl w:ilvl="4">
      <w:lvlJc w:val="left"/>
      <w:numFmt w:val="decimal"/>
      <w:start w:val="1"/>
      <w:suff w:val="tab"/>
      <w:pPr>
        <w:ind w:left="3545" w:hanging="283"/>
        <w:tabs>
          <w:tab w:val="left" w:pos="3545"/>
        </w:tabs>
        <w:rPr/>
      </w:pPr>
      <w:rPr/>
      <w:lvlText w:val="%5."/>
    </w:lvl>
    <w:lvl w:ilvl="5">
      <w:lvlJc w:val="left"/>
      <w:numFmt w:val="decimal"/>
      <w:start w:val="1"/>
      <w:suff w:val="tab"/>
      <w:pPr>
        <w:ind w:left="4254" w:hanging="283"/>
        <w:tabs>
          <w:tab w:val="left" w:pos="4254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4963" w:hanging="283"/>
        <w:tabs>
          <w:tab w:val="left" w:pos="4963"/>
        </w:tabs>
        <w:rPr/>
      </w:pPr>
      <w:rPr/>
      <w:lvlText w:val="%7."/>
    </w:lvl>
    <w:lvl w:ilvl="7">
      <w:lvlJc w:val="left"/>
      <w:numFmt w:val="decimal"/>
      <w:start w:val="1"/>
      <w:suff w:val="tab"/>
      <w:pPr>
        <w:ind w:left="5672" w:hanging="283"/>
        <w:tabs>
          <w:tab w:val="left" w:pos="5672"/>
        </w:tabs>
        <w:rPr/>
      </w:pPr>
      <w:rPr/>
      <w:lvlText w:val="%8."/>
    </w:lvl>
    <w:lvl w:ilvl="8">
      <w:lvlJc w:val="left"/>
      <w:numFmt w:val="decimal"/>
      <w:start w:val="1"/>
      <w:suff w:val="tab"/>
      <w:pPr>
        <w:ind w:left="6381" w:hanging="283"/>
        <w:tabs>
          <w:tab w:val="left" w:pos="6381"/>
        </w:tabs>
        <w:rPr/>
      </w:pPr>
      <w:rPr/>
      <w:lvlText w:val="%9."/>
    </w:lvl>
  </w:abstractNum>
  <w:abstractNum w:abstractNumId="18">
    <w:multiLevelType w:val="hybridMultilevel"/>
    <w:nsid w:val="2F000012"/>
    <w:tmpl w:val="1F002E97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rFonts w:ascii="OpenSymbol" w:hAnsi="OpenSymbol" w:cs="OpenSymbol" w:hint="default"/>
      </w:rPr>
      <w:lvlText w:val="◦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OpenSymbol" w:hAnsi="OpenSymbol" w:cs="OpenSymbol" w:hint="default"/>
      </w:rPr>
      <w:lvlText w:val="▪"/>
    </w:lvl>
    <w:lvl w:ilvl="3">
      <w:lvlJc w:val="left"/>
      <w:numFmt w:val="bullet"/>
      <w:start w:val="1"/>
      <w:suff w:val="tab"/>
      <w:pPr>
        <w:ind w:left="1800" w:hanging="360"/>
        <w:tabs>
          <w:tab w:val="left" w:pos="1800"/>
        </w:tabs>
        <w:rPr/>
      </w:pPr>
      <w:rPr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OpenSymbol" w:hAnsi="OpenSymbol" w:cs="OpenSymbol" w:hint="default"/>
      </w:rPr>
      <w:lvlText w:val="◦"/>
    </w:lvl>
    <w:lvl w:ilvl="5">
      <w:lvlJc w:val="left"/>
      <w:numFmt w:val="bullet"/>
      <w:start w:val="1"/>
      <w:suff w:val="tab"/>
      <w:pPr>
        <w:ind w:left="2520" w:hanging="360"/>
        <w:tabs>
          <w:tab w:val="left" w:pos="2520"/>
        </w:tabs>
        <w:rPr/>
      </w:pPr>
      <w:rPr>
        <w:rFonts w:ascii="OpenSymbol" w:hAnsi="OpenSymbol" w:cs="OpenSymbol" w:hint="default"/>
      </w:rPr>
      <w:lvlText w:val="▪"/>
    </w:lvl>
    <w:lvl w:ilvl="6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3240" w:hanging="360"/>
        <w:tabs>
          <w:tab w:val="left" w:pos="3240"/>
        </w:tabs>
        <w:rPr/>
      </w:pPr>
      <w:rPr>
        <w:rFonts w:ascii="OpenSymbol" w:hAnsi="OpenSymbol" w:cs="OpenSymbol" w:hint="default"/>
      </w:rPr>
      <w:lvlText w:val="◦"/>
    </w:lvl>
    <w:lvl w:ilvl="8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OpenSymbol" w:hAnsi="OpenSymbol" w:cs="OpenSymbol" w:hint="default"/>
      </w:rPr>
      <w:lvlText w:val="▪"/>
    </w:lvl>
  </w:abstractNum>
  <w:abstractNum w:abstractNumId="19">
    <w:multiLevelType w:val="multilevel"/>
    <w:nsid w:val="2F000013"/>
    <w:tmpl w:val="1F003069"/>
    <w:lvl w:ilvl="0">
      <w:lvlJc w:val="left"/>
      <w:numFmt w:val="decimal"/>
      <w:start w:val="1"/>
      <w:suff w:val="tab"/>
      <w:pPr>
        <w:ind w:left="720" w:hanging="360"/>
        <w:rPr/>
      </w:pPr>
      <w:rPr>
        <w:rFonts w:hint="default"/>
      </w:rPr>
      <w:lvlText w:val="%1."/>
    </w:lvl>
    <w:lvl w:ilvl="1">
      <w:lvlJc w:val="left"/>
      <w:numFmt w:val="decimal"/>
      <w:start w:val="1"/>
      <w:suff w:val="tab"/>
      <w:pPr>
        <w:ind w:left="1080" w:hanging="720"/>
        <w:rPr/>
      </w:pPr>
      <w:rPr>
        <w:rFonts w:hint="default"/>
      </w:rPr>
      <w:lvlText w:val="%1.%2."/>
    </w:lvl>
    <w:lvl w:ilvl="2">
      <w:lvlJc w:val="left"/>
      <w:numFmt w:val="decimal"/>
      <w:start w:val="1"/>
      <w:suff w:val="tab"/>
      <w:pPr>
        <w:ind w:left="1080" w:hanging="720"/>
        <w:rPr/>
      </w:pPr>
      <w:rPr>
        <w:rFonts w:hint="default"/>
      </w:rPr>
      <w:lvlText w:val="%1.%2.%3."/>
    </w:lvl>
    <w:lvl w:ilvl="3">
      <w:lvlJc w:val="left"/>
      <w:numFmt w:val="decimal"/>
      <w:start w:val="1"/>
      <w:suff w:val="tab"/>
      <w:pPr>
        <w:ind w:left="1440" w:hanging="1080"/>
        <w:rPr/>
      </w:pPr>
      <w:rPr>
        <w:rFonts w:hint="default"/>
      </w:rPr>
      <w:lvlText w:val="%1.%2.%3.%4."/>
    </w:lvl>
    <w:lvl w:ilvl="4">
      <w:lvlJc w:val="left"/>
      <w:numFmt w:val="decimal"/>
      <w:start w:val="1"/>
      <w:suff w:val="tab"/>
      <w:pPr>
        <w:ind w:left="1440" w:hanging="1080"/>
        <w:rPr/>
      </w:pPr>
      <w:rPr>
        <w:rFonts w:hint="default"/>
      </w:rPr>
      <w:lvlText w:val="%1.%2.%3.%4.%5."/>
    </w:lvl>
    <w:lvl w:ilvl="5">
      <w:lvlJc w:val="left"/>
      <w:numFmt w:val="decimal"/>
      <w:start w:val="1"/>
      <w:suff w:val="tab"/>
      <w:pPr>
        <w:ind w:left="1800" w:hanging="1440"/>
        <w:rPr/>
      </w:pPr>
      <w:rPr>
        <w:rFonts w:hint="default"/>
      </w:rPr>
      <w:lvlText w:val="%1.%2.%3.%4.%5.%6."/>
    </w:lvl>
    <w:lvl w:ilvl="6">
      <w:lvlJc w:val="left"/>
      <w:numFmt w:val="decimal"/>
      <w:start w:val="1"/>
      <w:suff w:val="tab"/>
      <w:pPr>
        <w:ind w:left="2160" w:hanging="1800"/>
        <w:rPr/>
      </w:pPr>
      <w:rPr>
        <w:rFonts w:hint="default"/>
      </w:rPr>
      <w:lvlText w:val="%1.%2.%3.%4.%5.%6.%7."/>
    </w:lvl>
    <w:lvl w:ilvl="7">
      <w:lvlJc w:val="left"/>
      <w:numFmt w:val="decimal"/>
      <w:start w:val="1"/>
      <w:suff w:val="tab"/>
      <w:pPr>
        <w:ind w:left="2160" w:hanging="1800"/>
        <w:rPr/>
      </w:pPr>
      <w:rPr>
        <w:rFonts w:hint="default"/>
      </w:rPr>
      <w:lvlText w:val="%1.%2.%3.%4.%5.%6.%7.%8."/>
    </w:lvl>
    <w:lvl w:ilvl="8">
      <w:lvlJc w:val="left"/>
      <w:numFmt w:val="decimal"/>
      <w:start w:val="1"/>
      <w:suff w:val="tab"/>
      <w:pPr>
        <w:ind w:left="2520" w:hanging="2160"/>
        <w:rPr/>
      </w:pPr>
      <w:rPr>
        <w:rFonts w:hint="default"/>
      </w:rPr>
      <w:lvlText w:val="%1.%2.%3.%4.%5.%6.%7.%8.%9."/>
    </w:lvl>
  </w:abstractNum>
  <w:abstractNum w:abstractNumId="20">
    <w:multiLevelType w:val="multilevel"/>
    <w:nsid w:val="2F000014"/>
    <w:tmpl w:val="1F000831"/>
    <w:lvl w:ilvl="0">
      <w:lvlJc w:val="left"/>
      <w:numFmt w:val="decimal"/>
      <w:start w:val="1"/>
      <w:suff w:val="tab"/>
      <w:pPr>
        <w:ind w:left="777" w:hanging="360"/>
        <w:tabs>
          <w:tab w:val="left" w:pos="777"/>
        </w:tabs>
        <w:rPr/>
      </w:pPr>
      <w:rPr/>
      <w:lvlText w:val="%1."/>
    </w:lvl>
    <w:lvl w:ilvl="1">
      <w:lvlJc w:val="left"/>
      <w:numFmt w:val="decimal"/>
      <w:start w:val="1"/>
      <w:suff w:val="tab"/>
      <w:pPr>
        <w:ind w:left="1137" w:hanging="360"/>
        <w:tabs>
          <w:tab w:val="left" w:pos="1137"/>
        </w:tabs>
        <w:rPr/>
      </w:pPr>
      <w:rPr/>
      <w:lvlText w:val="%1.%2."/>
    </w:lvl>
    <w:lvl w:ilvl="2">
      <w:lvlJc w:val="left"/>
      <w:numFmt w:val="decimal"/>
      <w:start w:val="1"/>
      <w:suff w:val="tab"/>
      <w:pPr>
        <w:ind w:left="1497" w:hanging="360"/>
        <w:tabs>
          <w:tab w:val="left" w:pos="1497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1857" w:hanging="360"/>
        <w:tabs>
          <w:tab w:val="left" w:pos="1857"/>
        </w:tabs>
        <w:rPr/>
      </w:pPr>
      <w:rPr/>
      <w:lvlText w:val="%4."/>
    </w:lvl>
    <w:lvl w:ilvl="4">
      <w:lvlJc w:val="left"/>
      <w:numFmt w:val="decimal"/>
      <w:start w:val="1"/>
      <w:suff w:val="tab"/>
      <w:pPr>
        <w:ind w:left="2217" w:hanging="360"/>
        <w:tabs>
          <w:tab w:val="left" w:pos="2217"/>
        </w:tabs>
        <w:rPr/>
      </w:pPr>
      <w:rPr/>
      <w:lvlText w:val="%5."/>
    </w:lvl>
    <w:lvl w:ilvl="5">
      <w:lvlJc w:val="left"/>
      <w:numFmt w:val="decimal"/>
      <w:start w:val="1"/>
      <w:suff w:val="tab"/>
      <w:pPr>
        <w:ind w:left="2577" w:hanging="360"/>
        <w:tabs>
          <w:tab w:val="left" w:pos="2577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2937" w:hanging="360"/>
        <w:tabs>
          <w:tab w:val="left" w:pos="2937"/>
        </w:tabs>
        <w:rPr/>
      </w:pPr>
      <w:rPr/>
      <w:lvlText w:val="%7."/>
    </w:lvl>
    <w:lvl w:ilvl="7">
      <w:lvlJc w:val="left"/>
      <w:numFmt w:val="decimal"/>
      <w:start w:val="1"/>
      <w:suff w:val="tab"/>
      <w:pPr>
        <w:ind w:left="3297" w:hanging="360"/>
        <w:tabs>
          <w:tab w:val="left" w:pos="3297"/>
        </w:tabs>
        <w:rPr/>
      </w:pPr>
      <w:rPr/>
      <w:lvlText w:val="%8."/>
    </w:lvl>
    <w:lvl w:ilvl="8">
      <w:lvlJc w:val="left"/>
      <w:numFmt w:val="decimal"/>
      <w:start w:val="1"/>
      <w:suff w:val="tab"/>
      <w:pPr>
        <w:ind w:left="3657" w:hanging="360"/>
        <w:tabs>
          <w:tab w:val="left" w:pos="3657"/>
        </w:tabs>
        <w:rPr/>
      </w:pPr>
      <w:rPr/>
      <w:lvlText w:val="%9."/>
    </w:lvl>
  </w:abstractNum>
  <w:abstractNum w:abstractNumId="21">
    <w:multiLevelType w:val="hybridMultilevel"/>
    <w:nsid w:val="2F000015"/>
    <w:tmpl w:val="1F000458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rFonts w:ascii="OpenSymbol" w:hAnsi="OpenSymbol" w:cs="OpenSymbol" w:hint="default"/>
      </w:rPr>
      <w:lvlText w:val="◦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OpenSymbol" w:hAnsi="OpenSymbol" w:cs="OpenSymbol" w:hint="default"/>
      </w:rPr>
      <w:lvlText w:val="▪"/>
    </w:lvl>
    <w:lvl w:ilvl="3">
      <w:lvlJc w:val="left"/>
      <w:numFmt w:val="bullet"/>
      <w:start w:val="1"/>
      <w:suff w:val="tab"/>
      <w:pPr>
        <w:ind w:left="1800" w:hanging="360"/>
        <w:tabs>
          <w:tab w:val="left" w:pos="1800"/>
        </w:tabs>
        <w:rPr/>
      </w:pPr>
      <w:rPr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OpenSymbol" w:hAnsi="OpenSymbol" w:cs="OpenSymbol" w:hint="default"/>
      </w:rPr>
      <w:lvlText w:val="◦"/>
    </w:lvl>
    <w:lvl w:ilvl="5">
      <w:lvlJc w:val="left"/>
      <w:numFmt w:val="bullet"/>
      <w:start w:val="1"/>
      <w:suff w:val="tab"/>
      <w:pPr>
        <w:ind w:left="2520" w:hanging="360"/>
        <w:tabs>
          <w:tab w:val="left" w:pos="2520"/>
        </w:tabs>
        <w:rPr/>
      </w:pPr>
      <w:rPr>
        <w:rFonts w:ascii="OpenSymbol" w:hAnsi="OpenSymbol" w:cs="OpenSymbol" w:hint="default"/>
      </w:rPr>
      <w:lvlText w:val="▪"/>
    </w:lvl>
    <w:lvl w:ilvl="6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3240" w:hanging="360"/>
        <w:tabs>
          <w:tab w:val="left" w:pos="3240"/>
        </w:tabs>
        <w:rPr/>
      </w:pPr>
      <w:rPr>
        <w:rFonts w:ascii="OpenSymbol" w:hAnsi="OpenSymbol" w:cs="OpenSymbol" w:hint="default"/>
      </w:rPr>
      <w:lvlText w:val="◦"/>
    </w:lvl>
    <w:lvl w:ilvl="8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OpenSymbol" w:hAnsi="OpenSymbol" w:cs="OpenSymbol" w:hint="default"/>
      </w:rPr>
      <w:lvlText w:val="▪"/>
    </w:lvl>
  </w:abstractNum>
  <w:abstractNum w:abstractNumId="22">
    <w:multiLevelType w:val="hybridMultilevel"/>
    <w:nsid w:val="2F000016"/>
    <w:tmpl w:val="1F0013BE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rFonts w:ascii="OpenSymbol" w:hAnsi="OpenSymbol" w:cs="OpenSymbol" w:hint="default"/>
      </w:rPr>
      <w:lvlText w:val="◦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OpenSymbol" w:hAnsi="OpenSymbol" w:cs="OpenSymbol" w:hint="default"/>
      </w:rPr>
      <w:lvlText w:val="▪"/>
    </w:lvl>
    <w:lvl w:ilvl="3">
      <w:lvlJc w:val="left"/>
      <w:numFmt w:val="bullet"/>
      <w:start w:val="1"/>
      <w:suff w:val="tab"/>
      <w:pPr>
        <w:ind w:left="1800" w:hanging="360"/>
        <w:tabs>
          <w:tab w:val="left" w:pos="1800"/>
        </w:tabs>
        <w:rPr/>
      </w:pPr>
      <w:rPr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OpenSymbol" w:hAnsi="OpenSymbol" w:cs="OpenSymbol" w:hint="default"/>
      </w:rPr>
      <w:lvlText w:val="◦"/>
    </w:lvl>
    <w:lvl w:ilvl="5">
      <w:lvlJc w:val="left"/>
      <w:numFmt w:val="bullet"/>
      <w:start w:val="1"/>
      <w:suff w:val="tab"/>
      <w:pPr>
        <w:ind w:left="2520" w:hanging="360"/>
        <w:tabs>
          <w:tab w:val="left" w:pos="2520"/>
        </w:tabs>
        <w:rPr/>
      </w:pPr>
      <w:rPr>
        <w:rFonts w:ascii="OpenSymbol" w:hAnsi="OpenSymbol" w:cs="OpenSymbol" w:hint="default"/>
      </w:rPr>
      <w:lvlText w:val="▪"/>
    </w:lvl>
    <w:lvl w:ilvl="6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3240" w:hanging="360"/>
        <w:tabs>
          <w:tab w:val="left" w:pos="3240"/>
        </w:tabs>
        <w:rPr/>
      </w:pPr>
      <w:rPr>
        <w:rFonts w:ascii="OpenSymbol" w:hAnsi="OpenSymbol" w:cs="OpenSymbol" w:hint="default"/>
      </w:rPr>
      <w:lvlText w:val="◦"/>
    </w:lvl>
    <w:lvl w:ilvl="8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OpenSymbol" w:hAnsi="OpenSymbol" w:cs="OpenSymbol" w:hint="default"/>
      </w:rPr>
      <w:lvlText w:val="▪"/>
    </w:lvl>
  </w:abstractNum>
  <w:abstractNum w:abstractNumId="23">
    <w:multiLevelType w:val="hybridMultilevel"/>
    <w:nsid w:val="2F000017"/>
    <w:tmpl w:val="1F000EF8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rFonts w:ascii="OpenSymbol" w:hAnsi="OpenSymbol" w:cs="OpenSymbol" w:hint="default"/>
      </w:rPr>
      <w:lvlText w:val="◦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OpenSymbol" w:hAnsi="OpenSymbol" w:cs="OpenSymbol" w:hint="default"/>
      </w:rPr>
      <w:lvlText w:val="▪"/>
    </w:lvl>
    <w:lvl w:ilvl="3">
      <w:lvlJc w:val="left"/>
      <w:numFmt w:val="bullet"/>
      <w:start w:val="1"/>
      <w:suff w:val="tab"/>
      <w:pPr>
        <w:ind w:left="1800" w:hanging="360"/>
        <w:tabs>
          <w:tab w:val="left" w:pos="1800"/>
        </w:tabs>
        <w:rPr/>
      </w:pPr>
      <w:rPr>
        <w:rFonts w:ascii="Symbol" w:hAnsi="Symbol" w:cs="Symbol" w:hint="default"/>
      </w:rPr>
      <w:lvlText w:val="·"/>
    </w:lvl>
    <w:lvl w:ilvl="4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OpenSymbol" w:hAnsi="OpenSymbol" w:cs="OpenSymbol" w:hint="default"/>
      </w:rPr>
      <w:lvlText w:val="◦"/>
    </w:lvl>
    <w:lvl w:ilvl="5">
      <w:lvlJc w:val="left"/>
      <w:numFmt w:val="bullet"/>
      <w:start w:val="1"/>
      <w:suff w:val="tab"/>
      <w:pPr>
        <w:ind w:left="2520" w:hanging="360"/>
        <w:tabs>
          <w:tab w:val="left" w:pos="2520"/>
        </w:tabs>
        <w:rPr/>
      </w:pPr>
      <w:rPr>
        <w:rFonts w:ascii="OpenSymbol" w:hAnsi="OpenSymbol" w:cs="OpenSymbol" w:hint="default"/>
      </w:rPr>
      <w:lvlText w:val="▪"/>
    </w:lvl>
    <w:lvl w:ilvl="6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cs="Symbol" w:hint="default"/>
      </w:rPr>
      <w:lvlText w:val="·"/>
    </w:lvl>
    <w:lvl w:ilvl="7">
      <w:lvlJc w:val="left"/>
      <w:numFmt w:val="bullet"/>
      <w:start w:val="1"/>
      <w:suff w:val="tab"/>
      <w:pPr>
        <w:ind w:left="3240" w:hanging="360"/>
        <w:tabs>
          <w:tab w:val="left" w:pos="3240"/>
        </w:tabs>
        <w:rPr/>
      </w:pPr>
      <w:rPr>
        <w:rFonts w:ascii="OpenSymbol" w:hAnsi="OpenSymbol" w:cs="OpenSymbol" w:hint="default"/>
      </w:rPr>
      <w:lvlText w:val="◦"/>
    </w:lvl>
    <w:lvl w:ilvl="8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OpenSymbol" w:hAnsi="OpenSymbol" w:cs="OpenSymbol" w:hint="default"/>
      </w:rPr>
      <w:lvlText w:val="▪"/>
    </w:lvl>
  </w:abstractNum>
  <w:abstractNum w:abstractNumId="24">
    <w:multiLevelType w:val="hybridMultilevel"/>
    <w:nsid w:val="2F000018"/>
    <w:tmpl w:val="1F002218"/>
    <w:lvl w:ilvl="0">
      <w:lvlJc w:val="left"/>
      <w:numFmt w:val="bullet"/>
      <w:start w:val="1"/>
      <w:suff w:val="nothing"/>
      <w:pPr>
        <w:ind w:left="0" w:firstLine="0"/>
        <w:tabs>
          <w:tab w:val="left" w:pos="0"/>
        </w:tabs>
        <w:rPr/>
      </w:pPr>
      <w:rPr/>
      <w:lvlText w:val=""/>
    </w:lvl>
    <w:lvl w:ilvl="1">
      <w:lvlJc w:val="left"/>
      <w:numFmt w:val="bullet"/>
      <w:start w:val="1"/>
      <w:suff w:val="nothing"/>
      <w:pPr>
        <w:ind w:left="0" w:firstLine="0"/>
        <w:tabs>
          <w:tab w:val="left" w:pos="0"/>
        </w:tabs>
        <w:rPr/>
      </w:pPr>
      <w:rPr/>
      <w:lvlText w:val=""/>
    </w:lvl>
    <w:lvl w:ilvl="2">
      <w:lvlJc w:val="left"/>
      <w:numFmt w:val="bullet"/>
      <w:start w:val="1"/>
      <w:suff w:val="nothing"/>
      <w:pPr>
        <w:ind w:left="0" w:firstLine="0"/>
        <w:tabs>
          <w:tab w:val="left" w:pos="0"/>
        </w:tabs>
        <w:rPr/>
      </w:pPr>
      <w:rPr/>
      <w:lvlText w:val=""/>
    </w:lvl>
    <w:lvl w:ilvl="3">
      <w:lvlJc w:val="left"/>
      <w:numFmt w:val="bullet"/>
      <w:start w:val="1"/>
      <w:suff w:val="nothing"/>
      <w:pPr>
        <w:ind w:left="0" w:firstLine="0"/>
        <w:tabs>
          <w:tab w:val="left" w:pos="0"/>
        </w:tabs>
        <w:rPr/>
      </w:pPr>
      <w:rPr/>
      <w:lvlText w:val=""/>
    </w:lvl>
    <w:lvl w:ilvl="4">
      <w:lvlJc w:val="left"/>
      <w:numFmt w:val="bullet"/>
      <w:start w:val="1"/>
      <w:suff w:val="nothing"/>
      <w:pPr>
        <w:ind w:left="0" w:firstLine="0"/>
        <w:tabs>
          <w:tab w:val="left" w:pos="0"/>
        </w:tabs>
        <w:rPr/>
      </w:pPr>
      <w:rPr/>
      <w:lvlText w:val=""/>
    </w:lvl>
    <w:lvl w:ilvl="5">
      <w:lvlJc w:val="left"/>
      <w:numFmt w:val="bullet"/>
      <w:start w:val="1"/>
      <w:suff w:val="nothing"/>
      <w:pPr>
        <w:ind w:left="0" w:firstLine="0"/>
        <w:tabs>
          <w:tab w:val="left" w:pos="0"/>
        </w:tabs>
        <w:rPr/>
      </w:pPr>
      <w:rPr/>
      <w:lvlText w:val=""/>
    </w:lvl>
    <w:lvl w:ilvl="6">
      <w:lvlJc w:val="left"/>
      <w:numFmt w:val="bullet"/>
      <w:start w:val="1"/>
      <w:suff w:val="nothing"/>
      <w:pPr>
        <w:ind w:left="0" w:firstLine="0"/>
        <w:tabs>
          <w:tab w:val="left" w:pos="0"/>
        </w:tabs>
        <w:rPr/>
      </w:pPr>
      <w:rPr/>
      <w:lvlText w:val=""/>
    </w:lvl>
    <w:lvl w:ilvl="7">
      <w:lvlJc w:val="left"/>
      <w:numFmt w:val="bullet"/>
      <w:start w:val="1"/>
      <w:suff w:val="nothing"/>
      <w:pPr>
        <w:ind w:left="0" w:firstLine="0"/>
        <w:tabs>
          <w:tab w:val="left" w:pos="0"/>
        </w:tabs>
        <w:rPr/>
      </w:pPr>
      <w:rPr/>
      <w:lvlText w:val=""/>
    </w:lvl>
    <w:lvl w:ilvl="8">
      <w:lvlJc w:val="left"/>
      <w:numFmt w:val="bullet"/>
      <w:start w:val="1"/>
      <w:suff w:val="nothing"/>
      <w:pPr>
        <w:ind w:left="0" w:firstLine="0"/>
        <w:tabs>
          <w:tab w:val="left" w:pos="0"/>
        </w:tabs>
        <w:rPr/>
      </w:pPr>
      <w:rPr/>
      <w:lvlText w:val=""/>
    </w:lvl>
  </w:abstractNum>
  <w:abstractNum w:abstractNumId="25">
    <w:multiLevelType w:val="multilevel"/>
    <w:nsid w:val="2F000019"/>
    <w:tmpl w:val="1F003701"/>
    <w:lvl w:ilvl="0">
      <w:lvlJc w:val="left"/>
      <w:numFmt w:val="decimal"/>
      <w:start w:val="1"/>
      <w:suff w:val="tab"/>
      <w:pPr>
        <w:ind w:left="709" w:hanging="283"/>
        <w:tabs>
          <w:tab w:val="left" w:pos="709"/>
        </w:tabs>
        <w:rPr/>
      </w:pPr>
      <w:rPr/>
      <w:lvlText w:val="%1."/>
    </w:lvl>
    <w:lvl w:ilvl="1">
      <w:lvlJc w:val="left"/>
      <w:numFmt w:val="lowerLetter"/>
      <w:start w:val="1"/>
      <w:suff w:val="tab"/>
      <w:pPr>
        <w:ind w:left="1418" w:hanging="283"/>
        <w:tabs>
          <w:tab w:val="left" w:pos="1418"/>
        </w:tabs>
        <w:rPr/>
      </w:pPr>
      <w:rPr/>
      <w:lvlText w:val="%2)"/>
    </w:lvl>
    <w:lvl w:ilvl="2">
      <w:lvlJc w:val="left"/>
      <w:numFmt w:val="decimal"/>
      <w:start w:val="1"/>
      <w:suff w:val="tab"/>
      <w:pPr>
        <w:ind w:left="2127" w:hanging="283"/>
        <w:tabs>
          <w:tab w:val="left" w:pos="2127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2836" w:hanging="283"/>
        <w:tabs>
          <w:tab w:val="left" w:pos="2836"/>
        </w:tabs>
        <w:rPr/>
      </w:pPr>
      <w:rPr/>
      <w:lvlText w:val="%4."/>
    </w:lvl>
    <w:lvl w:ilvl="4">
      <w:lvlJc w:val="left"/>
      <w:numFmt w:val="decimal"/>
      <w:start w:val="1"/>
      <w:suff w:val="tab"/>
      <w:pPr>
        <w:ind w:left="3545" w:hanging="283"/>
        <w:tabs>
          <w:tab w:val="left" w:pos="3545"/>
        </w:tabs>
        <w:rPr/>
      </w:pPr>
      <w:rPr/>
      <w:lvlText w:val="%5."/>
    </w:lvl>
    <w:lvl w:ilvl="5">
      <w:lvlJc w:val="left"/>
      <w:numFmt w:val="decimal"/>
      <w:start w:val="1"/>
      <w:suff w:val="tab"/>
      <w:pPr>
        <w:ind w:left="4254" w:hanging="283"/>
        <w:tabs>
          <w:tab w:val="left" w:pos="4254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4963" w:hanging="283"/>
        <w:tabs>
          <w:tab w:val="left" w:pos="4963"/>
        </w:tabs>
        <w:rPr/>
      </w:pPr>
      <w:rPr/>
      <w:lvlText w:val="%7."/>
    </w:lvl>
    <w:lvl w:ilvl="7">
      <w:lvlJc w:val="left"/>
      <w:numFmt w:val="decimal"/>
      <w:start w:val="1"/>
      <w:suff w:val="tab"/>
      <w:pPr>
        <w:ind w:left="5672" w:hanging="283"/>
        <w:tabs>
          <w:tab w:val="left" w:pos="5672"/>
        </w:tabs>
        <w:rPr/>
      </w:pPr>
      <w:rPr/>
      <w:lvlText w:val="%8."/>
    </w:lvl>
    <w:lvl w:ilvl="8">
      <w:lvlJc w:val="left"/>
      <w:numFmt w:val="decimal"/>
      <w:start w:val="1"/>
      <w:suff w:val="tab"/>
      <w:pPr>
        <w:ind w:left="6381" w:hanging="283"/>
        <w:tabs>
          <w:tab w:val="left" w:pos="6381"/>
        </w:tabs>
        <w:rPr/>
      </w:pPr>
      <w:rPr/>
      <w:lvlText w:val="%9."/>
    </w:lvl>
  </w:abstractNum>
  <w:num w:numId="1">
    <w:abstractNumId w:val="8"/>
  </w:num>
  <w:num w:numId="2">
    <w:abstractNumId w:val="15"/>
  </w:num>
  <w:num w:numId="3">
    <w:abstractNumId w:val="9"/>
  </w:num>
  <w:num w:numId="4">
    <w:abstractNumId w:val="0"/>
  </w:num>
  <w:num w:numId="5">
    <w:abstractNumId w:val="10"/>
  </w:num>
  <w:num w:numId="6">
    <w:abstractNumId w:val="4"/>
  </w:num>
  <w:num w:numId="7">
    <w:abstractNumId w:val="21"/>
  </w:num>
  <w:num w:numId="8">
    <w:abstractNumId w:val="7"/>
  </w:num>
  <w:num w:numId="9">
    <w:abstractNumId w:val="1"/>
  </w:num>
  <w:num w:numId="10">
    <w:abstractNumId w:val="20"/>
  </w:num>
  <w:num w:numId="11">
    <w:abstractNumId w:val="14"/>
  </w:num>
  <w:num w:numId="12">
    <w:abstractNumId w:val="22"/>
  </w:num>
  <w:num w:numId="13">
    <w:abstractNumId w:val="23"/>
  </w:num>
  <w:num w:numId="14">
    <w:abstractNumId w:val="3"/>
  </w:num>
  <w:num w:numId="15">
    <w:abstractNumId w:val="17"/>
  </w:num>
  <w:num w:numId="16">
    <w:abstractNumId w:val="16"/>
  </w:num>
  <w:num w:numId="17">
    <w:abstractNumId w:val="2"/>
  </w:num>
  <w:num w:numId="18">
    <w:abstractNumId w:val="13"/>
  </w:num>
  <w:num w:numId="19">
    <w:abstractNumId w:val="25"/>
  </w:num>
  <w:num w:numId="20">
    <w:abstractNumId w:val="18"/>
  </w:num>
  <w:num w:numId="21">
    <w:abstractNumId w:val="11"/>
  </w:num>
  <w:num w:numId="22">
    <w:abstractNumId w:val="24"/>
  </w:num>
  <w:num w:numId="23">
    <w:abstractNumId w:val="19"/>
  </w:num>
  <w:num w:numId="24">
    <w:abstractNumId w:val="12"/>
  </w:num>
  <w:num w:numId="25">
    <w:abstractNumId w:val="6"/>
  </w:num>
  <w:num w:numId="2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trackRevisions/>
  <w:defaultTabStop w:val="720"/>
  <w:displayHorizontalDrawingGridEvery w:val="0"/>
  <w:displayVerticalDrawingGridEvery w:val="2"/>
  <w:noPunctuationKerning/>
  <w:characterSpacingControl w:val="doNotCompress"/>
  <w:bordersDoNotSurroundHeader/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z w:val="22"/>
        <w:szCs w:val="22"/>
        <w:rFonts w:asciiTheme="minorHAnsi" w:eastAsiaTheme="minorHAnsi" w:hAnsiTheme="minorHAnsi" w:cstheme="minorBidi"/>
        <w:lang w:bidi="hi-IN" w:eastAsia="en-US" w:val="en-IN"/>
      </w:rPr>
    </w:rPrDefault>
  </w:docDefaults>
  <w:style w:default="1" w:styleId="PO1" w:type="paragraph">
    <w:name w:val="Normal"/>
    <w:qFormat/>
    <w:uiPriority w:val="1"/>
    <w:pPr>
      <w:spacing w:lineRule="auto" w:line="259" w:after="160"/>
      <w:rPr/>
    </w:pPr>
    <w:rPr/>
  </w:style>
  <w:style w:default="1" w:styleId="PO2" w:type="character">
    <w:name w:val="Default Paragraph Font"/>
    <w:uiPriority w:val="2"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173"/>
    <w:qFormat/>
    <w:uiPriority w:val="5"/>
    <w:pPr>
      <w:rPr/>
    </w:pPr>
    <w:rPr>
      <w:rFonts w:eastAsiaTheme="minorEastAsia"/>
      <w:lang w:bidi="ar-SA" w:val="en-US"/>
    </w:rPr>
  </w:style>
  <w:style w:styleId="PO7" w:type="paragraph">
    <w:name w:val="heading 1"/>
    <w:basedOn w:val="PO1"/>
    <w:next w:val="PO1"/>
    <w:link w:val="PO151"/>
    <w:qFormat/>
    <w:uiPriority w:val="7"/>
    <w:pPr>
      <w:spacing w:before="240" w:after="0"/>
      <w:rPr/>
      <w:outlineLvl w:val="0"/>
    </w:pPr>
    <w:rPr>
      <w:color w:val="2E75B5" w:themeColor="accent1" w:themeShade="BF"/>
      <w:sz w:val="32"/>
      <w:szCs w:val="32"/>
      <w:rFonts w:asciiTheme="majorHAnsi" w:eastAsiaTheme="majorEastAsia" w:hAnsiTheme="majorHAnsi" w:cstheme="minorBidi"/>
    </w:rPr>
  </w:style>
  <w:style w:styleId="PO8" w:type="paragraph">
    <w:name w:val="heading 2"/>
    <w:basedOn w:val="PO1"/>
    <w:next w:val="PO1"/>
    <w:link w:val="PO152"/>
    <w:qFormat/>
    <w:uiPriority w:val="8"/>
    <w:unhideWhenUsed/>
    <w:pPr>
      <w:spacing w:before="40" w:after="0"/>
      <w:rPr/>
      <w:outlineLvl w:val="1"/>
    </w:pPr>
    <w:rPr>
      <w:color w:val="2E75B5" w:themeColor="accent1" w:themeShade="BF"/>
      <w:sz w:val="26"/>
      <w:szCs w:val="26"/>
      <w:rFonts w:asciiTheme="majorHAnsi" w:eastAsiaTheme="majorEastAsia" w:hAnsiTheme="majorHAnsi" w:cstheme="minorBidi"/>
    </w:rPr>
  </w:style>
  <w:style w:styleId="PO9" w:type="paragraph">
    <w:name w:val="heading 3"/>
    <w:basedOn w:val="PO1"/>
    <w:next w:val="PO1"/>
    <w:link w:val="PO171"/>
    <w:qFormat/>
    <w:uiPriority w:val="9"/>
    <w:unhideWhenUsed/>
    <w:pPr>
      <w:spacing w:before="40" w:after="0"/>
      <w:rPr/>
      <w:outlineLvl w:val="2"/>
    </w:pPr>
    <w:rPr>
      <w:color w:val="1E4D78" w:themeColor="accent1" w:themeShade="7F"/>
      <w:sz w:val="24"/>
      <w:szCs w:val="24"/>
      <w:rFonts w:asciiTheme="majorHAnsi" w:eastAsiaTheme="majorEastAsia" w:hAnsiTheme="majorHAnsi" w:cstheme="minorBidi"/>
    </w:rPr>
  </w:style>
  <w:style w:styleId="PO26" w:type="paragraph">
    <w:name w:val="List Paragraph"/>
    <w:basedOn w:val="PO1"/>
    <w:qFormat/>
    <w:uiPriority w:val="26"/>
    <w:pPr>
      <w:contextualSpacing w:val="1"/>
      <w:ind w:left="720" w:firstLine="0"/>
      <w:rPr/>
    </w:pPr>
    <w:rPr/>
  </w:style>
  <w:style w:styleId="PO27" w:type="paragraph">
    <w:name w:val="TOC Heading"/>
    <w:basedOn w:val="PO7"/>
    <w:next w:val="PO1"/>
    <w:qFormat/>
    <w:uiPriority w:val="27"/>
    <w:unhideWhenUsed/>
    <w:pPr>
      <w:rPr/>
      <w:outlineLvl w:val="9"/>
    </w:pPr>
    <w:rPr>
      <w:lang w:bidi="ar-SA" w:val="en-US"/>
    </w:rPr>
  </w:style>
  <w:style w:styleId="PO28" w:type="paragraph">
    <w:name w:val="toc 1"/>
    <w:basedOn w:val="PO1"/>
    <w:next w:val="PO1"/>
    <w:uiPriority w:val="28"/>
    <w:unhideWhenUsed/>
    <w:pPr>
      <w:spacing w:after="100"/>
      <w:rPr/>
    </w:pPr>
    <w:rPr/>
  </w:style>
  <w:style w:styleId="PO29" w:type="paragraph">
    <w:name w:val="toc 2"/>
    <w:basedOn w:val="PO1"/>
    <w:next w:val="PO1"/>
    <w:uiPriority w:val="29"/>
    <w:unhideWhenUsed/>
    <w:pPr>
      <w:spacing w:after="100"/>
      <w:ind w:left="220" w:firstLine="0"/>
      <w:rPr/>
    </w:pPr>
    <w:rPr/>
  </w:style>
  <w:style w:styleId="PO30" w:type="paragraph">
    <w:name w:val="toc 3"/>
    <w:basedOn w:val="PO1"/>
    <w:next w:val="PO1"/>
    <w:uiPriority w:val="30"/>
    <w:unhideWhenUsed/>
    <w:pPr>
      <w:spacing w:after="100"/>
      <w:ind w:left="440" w:firstLine="0"/>
      <w:rPr/>
    </w:pPr>
    <w:rPr/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</w:tblPr>
  </w:style>
  <w:style w:customStyle="1" w:styleId="PO151" w:type="character">
    <w:name w:val="Heading 1 Char"/>
    <w:basedOn w:val="PO2"/>
    <w:link w:val="PO7"/>
    <w:qFormat/>
    <w:uiPriority w:val="151"/>
    <w:rPr>
      <w:color w:val="2E75B5" w:themeColor="accent1" w:themeShade="BF"/>
      <w:sz w:val="32"/>
      <w:szCs w:val="32"/>
      <w:rFonts w:asciiTheme="majorHAnsi" w:eastAsiaTheme="majorEastAsia" w:hAnsiTheme="majorHAnsi" w:cstheme="minorBidi"/>
    </w:rPr>
  </w:style>
  <w:style w:customStyle="1" w:styleId="PO152" w:type="character">
    <w:name w:val="Heading 2 Char"/>
    <w:basedOn w:val="PO2"/>
    <w:link w:val="PO8"/>
    <w:qFormat/>
    <w:uiPriority w:val="152"/>
    <w:rPr>
      <w:color w:val="2E75B5" w:themeColor="accent1" w:themeShade="BF"/>
      <w:sz w:val="26"/>
      <w:szCs w:val="26"/>
      <w:rFonts w:asciiTheme="majorHAnsi" w:eastAsiaTheme="majorEastAsia" w:hAnsiTheme="majorHAnsi" w:cstheme="minorBidi"/>
    </w:rPr>
  </w:style>
  <w:style w:customStyle="1" w:styleId="PO153" w:type="character">
    <w:name w:val="Body Text Char"/>
    <w:basedOn w:val="PO2"/>
    <w:link w:val="PO162"/>
    <w:qFormat/>
    <w:uiPriority w:val="153"/>
    <w:rPr>
      <w:rFonts w:ascii="Arial" w:eastAsia="Times New Roman" w:hAnsi="Arial" w:cs="Times New Roman"/>
      <w:lang w:bidi="ar-SA" w:val="en-US"/>
    </w:rPr>
  </w:style>
  <w:style w:styleId="PO154" w:type="character">
    <w:name w:val="Hyperlink"/>
    <w:basedOn w:val="PO2"/>
    <w:uiPriority w:val="154"/>
    <w:unhideWhenUsed/>
    <w:rPr>
      <w:color w:val="0563C1" w:themeColor="hyperlink"/>
      <w:u w:val="single"/>
    </w:rPr>
  </w:style>
  <w:style w:customStyle="1" w:styleId="PO155" w:type="character">
    <w:name w:val="Header Char"/>
    <w:basedOn w:val="PO2"/>
    <w:link w:val="PO168"/>
    <w:qFormat/>
    <w:uiPriority w:val="155"/>
    <w:rPr>
      <w:rFonts w:cs="Mangal"/>
    </w:rPr>
  </w:style>
  <w:style w:customStyle="1" w:styleId="PO156" w:type="character">
    <w:name w:val="Footer Char"/>
    <w:basedOn w:val="PO2"/>
    <w:link w:val="PO169"/>
    <w:qFormat/>
    <w:uiPriority w:val="156"/>
    <w:rPr>
      <w:rFonts w:cs="Mangal"/>
    </w:rPr>
  </w:style>
  <w:style w:customStyle="1" w:styleId="PO157" w:type="character">
    <w:name w:val="Index Link"/>
    <w:qFormat/>
    <w:uiPriority w:val="157"/>
  </w:style>
  <w:style w:customStyle="1" w:styleId="PO158" w:type="character">
    <w:name w:val="Numbering Symbols"/>
    <w:qFormat/>
    <w:uiPriority w:val="158"/>
  </w:style>
  <w:style w:customStyle="1" w:styleId="PO159" w:type="character">
    <w:name w:val="Bullets"/>
    <w:qFormat/>
    <w:uiPriority w:val="159"/>
    <w:rPr>
      <w:rFonts w:ascii="OpenSymbol" w:eastAsia="OpenSymbol" w:hAnsi="OpenSymbol" w:cs="OpenSymbol"/>
    </w:rPr>
  </w:style>
  <w:style w:styleId="PO160" w:type="character">
    <w:name w:val="FollowedHyperlink"/>
    <w:basedOn w:val="PO2"/>
    <w:uiPriority w:val="160"/>
    <w:rPr>
      <w:color w:val="954F72" w:themeColor="followedHyperlink"/>
      <w:u w:val="single"/>
    </w:rPr>
  </w:style>
  <w:style w:customStyle="1" w:styleId="PO161" w:type="paragraph">
    <w:name w:val="Heading"/>
    <w:basedOn w:val="PO1"/>
    <w:qFormat/>
    <w:uiPriority w:val="161"/>
    <w:pPr>
      <w:spacing w:before="240" w:after="120"/>
      <w:rPr/>
    </w:pPr>
    <w:rPr>
      <w:sz w:val="28"/>
      <w:szCs w:val="28"/>
      <w:rFonts w:ascii="Liberation Sans" w:eastAsia="Microsoft YaHei" w:hAnsi="Liberation Sans" w:cs="Lucida Sans"/>
    </w:rPr>
  </w:style>
  <w:style w:styleId="PO162" w:type="paragraph">
    <w:name w:val="Body Text"/>
    <w:basedOn w:val="PO1"/>
    <w:link w:val="PO153"/>
    <w:qFormat/>
    <w:uiPriority w:val="162"/>
    <w:pPr>
      <w:jc w:val="both"/>
      <w:spacing w:lineRule="exact" w:line="260" w:before="130" w:after="120"/>
      <w:rPr/>
    </w:pPr>
    <w:rPr>
      <w:rFonts w:ascii="Arial" w:eastAsia="Times New Roman" w:hAnsi="Arial" w:cs="Times New Roman"/>
      <w:lang w:bidi="ar-SA" w:val="en-US"/>
    </w:rPr>
  </w:style>
  <w:style w:styleId="PO163" w:type="paragraph">
    <w:name w:val="List"/>
    <w:basedOn w:val="PO162"/>
    <w:uiPriority w:val="163"/>
    <w:rPr>
      <w:rFonts w:cs="Lucida Sans"/>
    </w:rPr>
  </w:style>
  <w:style w:styleId="PO164" w:type="paragraph">
    <w:name w:val="caption"/>
    <w:basedOn w:val="PO1"/>
    <w:qFormat/>
    <w:uiPriority w:val="164"/>
    <w:pPr>
      <w:spacing w:before="120" w:after="120"/>
      <w:suppressLineNumbers/>
      <w:rPr/>
    </w:pPr>
    <w:rPr>
      <w:i w:val="1"/>
      <w:sz w:val="24"/>
      <w:szCs w:val="24"/>
      <w:rFonts w:cs="Lucida Sans"/>
    </w:rPr>
  </w:style>
  <w:style w:customStyle="1" w:styleId="PO165" w:type="paragraph">
    <w:name w:val="Index"/>
    <w:basedOn w:val="PO1"/>
    <w:qFormat/>
    <w:uiPriority w:val="165"/>
    <w:pPr>
      <w:suppressLineNumbers/>
      <w:rPr/>
    </w:pPr>
    <w:rPr>
      <w:rFonts w:cs="Lucida Sans"/>
    </w:rPr>
  </w:style>
  <w:style w:styleId="PO166" w:type="paragraph">
    <w:name w:val="index heading"/>
    <w:basedOn w:val="PO161"/>
    <w:uiPriority w:val="166"/>
  </w:style>
  <w:style w:customStyle="1" w:styleId="PO167" w:type="paragraph">
    <w:name w:val="Header and Footer"/>
    <w:basedOn w:val="PO1"/>
    <w:qFormat/>
    <w:uiPriority w:val="167"/>
  </w:style>
  <w:style w:styleId="PO168" w:type="paragraph">
    <w:name w:val="header"/>
    <w:basedOn w:val="PO1"/>
    <w:link w:val="PO155"/>
    <w:uiPriority w:val="168"/>
    <w:unhideWhenUsed/>
    <w:pPr>
      <w:spacing w:lineRule="auto" w:line="240" w:after="0"/>
      <w:tabs>
        <w:tab w:val="center" w:pos="4513"/>
        <w:tab w:val="right" w:pos="9026"/>
      </w:tabs>
      <w:rPr/>
    </w:pPr>
    <w:rPr/>
  </w:style>
  <w:style w:styleId="PO169" w:type="paragraph">
    <w:name w:val="footer"/>
    <w:basedOn w:val="PO1"/>
    <w:link w:val="PO156"/>
    <w:uiPriority w:val="169"/>
    <w:unhideWhenUsed/>
    <w:pPr>
      <w:spacing w:lineRule="auto" w:line="240" w:after="0"/>
      <w:tabs>
        <w:tab w:val="center" w:pos="4513"/>
        <w:tab w:val="right" w:pos="9026"/>
      </w:tabs>
      <w:rPr/>
    </w:pPr>
    <w:rPr/>
  </w:style>
  <w:style w:customStyle="1" w:styleId="PO170" w:type="paragraph">
    <w:name w:val="Frame Contents"/>
    <w:basedOn w:val="PO1"/>
    <w:qFormat/>
    <w:uiPriority w:val="170"/>
  </w:style>
  <w:style w:customStyle="1" w:styleId="PO171" w:type="character">
    <w:name w:val="Heading 3 Char"/>
    <w:basedOn w:val="PO2"/>
    <w:link w:val="PO9"/>
    <w:uiPriority w:val="171"/>
    <w:rPr>
      <w:color w:val="1E4D78" w:themeColor="accent1" w:themeShade="7F"/>
      <w:sz w:val="24"/>
      <w:szCs w:val="24"/>
      <w:rFonts w:asciiTheme="majorHAnsi" w:eastAsiaTheme="majorEastAsia" w:hAnsiTheme="majorHAnsi" w:cstheme="minorBidi"/>
    </w:rPr>
  </w:style>
  <w:style w:styleId="PO172" w:type="paragraph">
    <w:name w:val="Normal (Web)"/>
    <w:basedOn w:val="PO1"/>
    <w:uiPriority w:val="172"/>
    <w:semiHidden/>
    <w:unhideWhenUsed/>
    <w:pPr>
      <w:spacing w:lineRule="auto" w:line="240" w:before="100" w:beforeAutospacing="1" w:afterAutospacing="1" w:after="100"/>
      <w:rPr/>
    </w:pPr>
    <w:rPr>
      <w:sz w:val="24"/>
      <w:szCs w:val="24"/>
      <w:rFonts w:ascii="Times New Roman" w:eastAsia="Times New Roman" w:hAnsi="Times New Roman" w:cs="Times New Roman"/>
      <w:lang w:bidi="ar-SA" w:val="en-US"/>
    </w:rPr>
  </w:style>
  <w:style w:customStyle="1" w:styleId="PO173" w:type="character">
    <w:name w:val="No Spacing Char"/>
    <w:basedOn w:val="PO2"/>
    <w:link w:val="PO5"/>
    <w:uiPriority w:val="173"/>
    <w:rPr>
      <w:rFonts w:eastAsiaTheme="minorEastAsia"/>
      <w:lang w:bidi="ar-SA" w:val="en-US"/>
    </w:rPr>
  </w:style>
  <w:style w:customStyle="1" w:styleId="PO174" w:type="paragraph">
    <w:name w:val="zcontents"/>
    <w:basedOn w:val="PO1"/>
    <w:uiPriority w:val="174"/>
    <w:semiHidden/>
    <w:pPr>
      <w:spacing w:lineRule="auto" w:line="240" w:after="260"/>
      <w:rPr/>
    </w:pPr>
    <w:rPr>
      <w:b w:val="1"/>
      <w:sz w:val="32"/>
      <w:szCs w:val="32"/>
      <w:rFonts w:ascii="Times New Roman" w:eastAsia="Times New Roman" w:hAnsi="Times New Roman" w:cs="Times New Roman"/>
      <w:lang w:bidi="ar-SA" w:val="en-US"/>
    </w:rPr>
  </w:style>
  <w:style w:customStyle="1" w:styleId="PO175" w:type="paragraph">
    <w:name w:val="Style1"/>
    <w:basedOn w:val="PO7"/>
    <w:link w:val="PO176"/>
    <w:qFormat/>
    <w:uiPriority w:val="175"/>
    <w:pPr>
      <w:jc w:val="both"/>
      <w:spacing w:lineRule="auto" w:line="300" w:before="0" w:after="200"/>
      <w:pBdr>
        <w:bottom w:val="single" w:sz="8" w:space="0" w:color="DEEBF7" w:themeColor="accent1" w:themeTint="33"/>
      </w:pBdr>
      <w:rPr/>
    </w:pPr>
    <w:rPr>
      <w:color w:val="002060"/>
      <w:sz w:val="40"/>
      <w:szCs w:val="40"/>
      <w:rFonts w:ascii="Arial" w:hAnsi="Arial" w:cs="Arial"/>
      <w:lang w:bidi="ar-SA" w:eastAsia="ja-JP" w:val="en-US"/>
    </w:rPr>
  </w:style>
  <w:style w:customStyle="1" w:styleId="PO176" w:type="character">
    <w:name w:val="Style1 Char"/>
    <w:basedOn w:val="PO2"/>
    <w:link w:val="PO175"/>
    <w:uiPriority w:val="176"/>
    <w:rPr>
      <w:color w:val="002060"/>
      <w:sz w:val="40"/>
      <w:szCs w:val="40"/>
      <w:rFonts w:ascii="Arial" w:hAnsi="Arial" w:cs="Arial" w:eastAsiaTheme="majorEastAsia"/>
      <w:lang w:bidi="ar-SA" w:eastAsia="ja-JP" w:val="en-US"/>
    </w:rPr>
  </w:style>
  <w:style w:customStyle="1" w:styleId="PO177" w:type="paragraph">
    <w:name w:val="123 4"/>
    <w:basedOn w:val="PO1"/>
    <w:link w:val="PO178"/>
    <w:uiPriority w:val="177"/>
    <w:pPr>
      <w:spacing w:lineRule="auto" w:line="275" w:before="120" w:after="60"/>
      <w:rPr/>
    </w:pPr>
    <w:rPr>
      <w:i w:val="1"/>
      <w:b w:val="1"/>
      <w:sz w:val="20"/>
      <w:szCs w:val="20"/>
      <w:rFonts w:ascii="Arial" w:eastAsia="Times New Roman" w:hAnsi="Arial" w:cs="Times New Roman"/>
      <w:lang w:bidi="ar-SA" w:eastAsia="x-ne" w:val="x-ne"/>
    </w:rPr>
  </w:style>
  <w:style w:customStyle="1" w:styleId="PO178" w:type="character">
    <w:name w:val="123 4 Char"/>
    <w:link w:val="PO177"/>
    <w:uiPriority w:val="178"/>
    <w:rPr>
      <w:i w:val="1"/>
      <w:b w:val="1"/>
      <w:sz w:val="20"/>
      <w:szCs w:val="20"/>
      <w:rFonts w:ascii="Arial" w:eastAsia="Times New Roman" w:hAnsi="Arial" w:cs="Times New Roman"/>
      <w:lang w:bidi="ar-SA" w:eastAsia="x-ne" w:val="x-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jpe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jpeg"></Relationship><Relationship Id="rId20" Type="http://schemas.openxmlformats.org/officeDocument/2006/relationships/image" Target="media/image16.jpeg"></Relationship><Relationship Id="rId21" Type="http://schemas.openxmlformats.org/officeDocument/2006/relationships/footer" Target="footer2.xml"></Relationship><Relationship Id="rId22" Type="http://schemas.openxmlformats.org/officeDocument/2006/relationships/footer" Target="footer3.xml"></Relationship><Relationship Id="rId23" Type="http://schemas.openxmlformats.org/officeDocument/2006/relationships/footer" Target="footer5.xml"></Relationship><Relationship Id="rId24" Type="http://schemas.openxmlformats.org/officeDocument/2006/relationships/numbering" Target="numbering.xml"></Relationship><Relationship Id="rId2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SBI</Company>
  <DocSecurity>0</DocSecurity>
  <HyperlinksChanged>false</HyperlinksChanged>
  <Lines>0</Lines>
  <LinksUpToDate>false</LinksUpToDate>
  <Pages>20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PEYYALA SUBBARAO</dc:creator>
  <cp:lastModifiedBy>23186</cp:lastModifiedBy>
  <cp:version>9.111.030.38860</cp:version>
  <dcterms:modified xsi:type="dcterms:W3CDTF">2024-03-14T09:17:15Z</dcterms:modified>
</cp:coreProperties>
</file>